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B538C6" w14:textId="3C5AC30D" w:rsidR="002F3F4B" w:rsidRDefault="002F3F4B" w:rsidP="2F68AAF7">
      <w:pPr>
        <w:pStyle w:val="Gautam1"/>
      </w:pPr>
      <w:r>
        <w:t xml:space="preserve">Problem-Solving Studio </w:t>
      </w:r>
      <w:r w:rsidR="004E72CF">
        <w:t>3</w:t>
      </w:r>
      <w:r w:rsidR="40415BEF">
        <w:t>B</w:t>
      </w:r>
      <w:r w:rsidR="30D7F492">
        <w:t xml:space="preserve"> – </w:t>
      </w:r>
      <w:r w:rsidR="6CAB5FA0">
        <w:t xml:space="preserve">Blood Flow through the heart, Cardiac Cell Excitability Mechanisms, EKG Data Analysis  </w:t>
      </w:r>
    </w:p>
    <w:p w14:paraId="09806FBD" w14:textId="20D2A519" w:rsidR="002F3F4B" w:rsidRDefault="002F3F4B" w:rsidP="00CF62F6">
      <w:pPr>
        <w:pStyle w:val="Gautam1"/>
      </w:pPr>
      <w:r>
        <w:t>BMED 3100</w:t>
      </w:r>
    </w:p>
    <w:p w14:paraId="094E7FFE" w14:textId="48D05BB6" w:rsidR="002F3F4B" w:rsidRDefault="0A1DBB1D" w:rsidP="00CF62F6">
      <w:pPr>
        <w:pStyle w:val="Gautam1"/>
      </w:pPr>
      <w:r>
        <w:t>Oct</w:t>
      </w:r>
      <w:r w:rsidR="63F79794">
        <w:t xml:space="preserve"> </w:t>
      </w:r>
      <w:r w:rsidR="0DC7372B">
        <w:t>20</w:t>
      </w:r>
      <w:r w:rsidR="63F79794">
        <w:t>, 2025</w:t>
      </w:r>
    </w:p>
    <w:p w14:paraId="2390E241" w14:textId="77777777" w:rsidR="002F3F4B" w:rsidRDefault="002F3F4B" w:rsidP="00CF62F6">
      <w:pPr>
        <w:pStyle w:val="Gautam1"/>
      </w:pPr>
      <w:r>
        <w:t>Group Number: _____</w:t>
      </w:r>
    </w:p>
    <w:p w14:paraId="0844AD2F" w14:textId="3418AFAC" w:rsidR="002F3F4B" w:rsidRDefault="002F3F4B" w:rsidP="00CF62F6">
      <w:pPr>
        <w:pStyle w:val="Gautam1"/>
      </w:pPr>
      <w:r>
        <w:t xml:space="preserve">Names: _______________________________________________________________________        </w:t>
      </w:r>
    </w:p>
    <w:p w14:paraId="4324C815" w14:textId="346549E0" w:rsidR="294A4625" w:rsidRDefault="294A4625" w:rsidP="294A4625">
      <w:pPr>
        <w:pStyle w:val="Gautam1"/>
      </w:pPr>
    </w:p>
    <w:p w14:paraId="15B26D92" w14:textId="013D61D3" w:rsidR="45B150D8" w:rsidRDefault="45B150D8" w:rsidP="294A4625">
      <w:pPr>
        <w:pStyle w:val="Gautam1"/>
      </w:pPr>
      <w:r>
        <w:t>Purpose &amp; Structure of PSS</w:t>
      </w:r>
    </w:p>
    <w:p w14:paraId="35FD4F9F" w14:textId="49C18BB6" w:rsidR="45B150D8" w:rsidRDefault="45B150D8" w:rsidP="294A4625">
      <w:pPr>
        <w:pStyle w:val="Gautam1"/>
      </w:pPr>
      <w:r>
        <w:t>Problem-Solving Sessions help you actively connect foundational physiology to applied reasoning in clinical cases.</w:t>
      </w:r>
    </w:p>
    <w:p w14:paraId="30336F3B" w14:textId="207EDA2C" w:rsidR="45B150D8" w:rsidRDefault="45B150D8" w:rsidP="294A4625">
      <w:pPr>
        <w:pStyle w:val="Gautam1"/>
      </w:pPr>
      <w:r>
        <w:t>Section 1 – Getting Foundational Knowledge Down</w:t>
      </w:r>
      <w:r>
        <w:br/>
        <w:t xml:space="preserve"> Reinforces essential cardiac foundations—including blood flow, valve function, electrical conduction, and normal EKG patterns—to ensure everyone begins with a shared conceptual baseline before tackling more complex disease mechanisms.</w:t>
      </w:r>
    </w:p>
    <w:p w14:paraId="55E4C211" w14:textId="62A9B72F" w:rsidR="45B150D8" w:rsidRDefault="45B150D8" w:rsidP="294A4625">
      <w:pPr>
        <w:pStyle w:val="Gautam1"/>
        <w:rPr>
          <w:rFonts w:eastAsia="Times New Roman" w:cs="Times New Roman"/>
          <w:color w:val="000000" w:themeColor="text1"/>
        </w:rPr>
      </w:pPr>
      <w:r>
        <w:t>Section 2 – Establish Foundational Knowledge to Clarify Misconceptions:</w:t>
      </w:r>
      <w:r>
        <w:br/>
        <w:t xml:space="preserve"> Applies those foundations to interpret how mitral valve disease, atrial fibrillation, and pacemaker function alter normal physiology. Learners use these links to predict pressure changes, electrical abnormalities, and EKG findings in the patient's case.</w:t>
      </w:r>
      <w:r>
        <w:br/>
      </w:r>
      <w:r>
        <w:br/>
      </w:r>
      <w:r w:rsidR="1871529E" w:rsidRPr="294A4625">
        <w:rPr>
          <w:rFonts w:eastAsia="Times New Roman" w:cs="Times New Roman"/>
          <w:color w:val="000000" w:themeColor="text1"/>
        </w:rPr>
        <w:t>Case 15-2018: An 83-Year-Old Woman with Nausea, Vomiting, and Confusion Melissa L.P. Mattison, M.D., Victorine V. Muse, M.D., Leigh H. Simmons, M.D., Christopher Newton‑</w:t>
      </w:r>
      <w:proofErr w:type="spellStart"/>
      <w:r w:rsidR="1871529E" w:rsidRPr="294A4625">
        <w:rPr>
          <w:rFonts w:eastAsia="Times New Roman" w:cs="Times New Roman"/>
          <w:color w:val="000000" w:themeColor="text1"/>
        </w:rPr>
        <w:t>Cheh</w:t>
      </w:r>
      <w:proofErr w:type="spellEnd"/>
      <w:r w:rsidR="1871529E" w:rsidRPr="294A4625">
        <w:rPr>
          <w:rFonts w:eastAsia="Times New Roman" w:cs="Times New Roman"/>
          <w:color w:val="000000" w:themeColor="text1"/>
        </w:rPr>
        <w:t>, M.D., M.P.H., and Rory K. Crotty, M.B., B.Ch., B.A.O.</w:t>
      </w:r>
      <w:r>
        <w:br/>
      </w:r>
    </w:p>
    <w:p w14:paraId="2ACB8B3B" w14:textId="679F53F1" w:rsidR="1871529E" w:rsidRDefault="1871529E" w:rsidP="294A4625">
      <w:pPr>
        <w:pStyle w:val="Gautam1"/>
        <w:rPr>
          <w:rFonts w:eastAsia="Times New Roman" w:cs="Times New Roman"/>
          <w:color w:val="000000" w:themeColor="text1"/>
        </w:rPr>
      </w:pPr>
      <w:r>
        <w:t>An 83-year-old woman was admitted to the hospital during the winter with symptoms of nausea, vomiting, confusion, and weakness. One week before admission, she had developed a runny nose, sore throat, and a nonproductive cough but did not report any fever. Two days before admission, she began experiencing nausea, vomiting, and diarrhea. By the following day, her daughter noticed that she was asking repetitive questions and failing to recognize family members. On the day of admission, she reported feeling globally weak, prompting her daughter to bring her to the emergency department for evaluation.</w:t>
      </w:r>
    </w:p>
    <w:p w14:paraId="5D605024" w14:textId="2FF65B6F" w:rsidR="1871529E" w:rsidRDefault="1871529E" w:rsidP="294A4625">
      <w:pPr>
        <w:pStyle w:val="Gautam1"/>
      </w:pPr>
      <w:r>
        <w:t xml:space="preserve">The patient had a history of rheumatic heart disease, a chronic heart condition that develops as a complication of rheumatic fever and had undergone mitral valve replacement and tricuspid valve repair. She also had a permanent ventricular single chamber pacemaker, an electronic device that controls the heartbeat pacing by connecting the lead to the right ventricle, due to persistent bradycardia. Her cardiovascular conditions included a narrowing (stenosis of the mitral valve, which makes it harder for blood to flow forward, and a leaking (regurgitation mitral valve, which allows some blood to flow backward instead of moving in the right direction.  In addition to atrial </w:t>
      </w:r>
      <w:r>
        <w:lastRenderedPageBreak/>
        <w:t xml:space="preserve">fibrillation, which resulted in an irregular and uncoordinated atrial contraction. On examination, her blood pressure was 153/60 mmHg, her pulse was 64 beats per minute, and her respiratory rate was 18 breaths per minute. She looked extremely thin and weak, seemed very tired, and gave confused or nonsensical answers to questions.  An electrocardiogram (EKG) revealed </w:t>
      </w:r>
      <w:commentRangeStart w:id="0"/>
      <w:r>
        <w:t xml:space="preserve">an absence of distinct P </w:t>
      </w:r>
      <w:commentRangeEnd w:id="0"/>
      <w:r w:rsidR="00594ADA">
        <w:rPr>
          <w:rStyle w:val="CommentReference"/>
          <w:rFonts w:asciiTheme="minorHAnsi" w:hAnsiTheme="minorHAnsi"/>
        </w:rPr>
        <w:commentReference w:id="0"/>
      </w:r>
      <w:r>
        <w:t>waves, confirming the presence of atrial fibrillation. Despite having a pacemaker, her atria continued to fibrillate.</w:t>
      </w:r>
    </w:p>
    <w:p w14:paraId="095A46AC" w14:textId="5E81853B" w:rsidR="1871529E" w:rsidRDefault="1871529E" w:rsidP="294A4625">
      <w:pPr>
        <w:pStyle w:val="Gautam1"/>
      </w:pPr>
      <w:r>
        <w:t>Her medical regimen included furosemide, a diuretic used to manage fluid retention; metoprolol, a beta-blocker to control heart rate; digoxin, a drug that enhances acetylcholine release from the vagal nerve that is part of the parasympathetic system that innervates the heart; and warfarin, an anticoagulant to reduce the risk of clot formation. Given her history of mitral valve disease and atrial fibrillation, her symptoms of weakness and confusion raised concerns about possible complications related to her cardiac condition.</w:t>
      </w:r>
    </w:p>
    <w:p w14:paraId="4A2550CB" w14:textId="223256FA" w:rsidR="29E87EA8" w:rsidRDefault="29E87EA8" w:rsidP="294A4625">
      <w:pPr>
        <w:pStyle w:val="Gautam1"/>
      </w:pPr>
      <w:r>
        <w:t>______________________________________________________________________</w:t>
      </w:r>
    </w:p>
    <w:p w14:paraId="27A3DD6D" w14:textId="40CA3966" w:rsidR="26E93998" w:rsidRDefault="26E93998" w:rsidP="294A4625">
      <w:pPr>
        <w:pStyle w:val="Gautam1"/>
      </w:pPr>
      <w:r>
        <w:t>Section 1 – Getting Foundational Knowledge Down</w:t>
      </w:r>
    </w:p>
    <w:p w14:paraId="62414331" w14:textId="02DBFE88" w:rsidR="26E93998" w:rsidRDefault="26E93998" w:rsidP="294A4625">
      <w:pPr>
        <w:pStyle w:val="Gautam1"/>
      </w:pPr>
      <w:r>
        <w:t>(Topical scaffolds to support later reasoning in Section 2)</w:t>
      </w:r>
    </w:p>
    <w:p w14:paraId="3538AD3B" w14:textId="262FEC98" w:rsidR="564AF60A" w:rsidRDefault="564AF60A" w:rsidP="294A4625">
      <w:pPr>
        <w:pStyle w:val="Gautam1"/>
      </w:pPr>
      <w:r>
        <w:t>Learning Objectives</w:t>
      </w:r>
    </w:p>
    <w:p w14:paraId="33A5696E" w14:textId="37F974D7" w:rsidR="564AF60A" w:rsidRDefault="564AF60A" w:rsidP="294A4625">
      <w:pPr>
        <w:pStyle w:val="Gautam1"/>
      </w:pPr>
      <w:r>
        <w:t>By the end of this section, you should be able to:</w:t>
      </w:r>
    </w:p>
    <w:p w14:paraId="009D307C" w14:textId="3364F032" w:rsidR="294A4625" w:rsidRDefault="294A4625" w:rsidP="294A4625">
      <w:pPr>
        <w:pStyle w:val="Gautam1"/>
      </w:pPr>
    </w:p>
    <w:p w14:paraId="31FA87BB" w14:textId="285B2588" w:rsidR="10EF3ACC" w:rsidRDefault="10EF3ACC" w:rsidP="294A4625">
      <w:pPr>
        <w:pStyle w:val="Gautam1"/>
        <w:numPr>
          <w:ilvl w:val="0"/>
          <w:numId w:val="3"/>
        </w:numPr>
        <w:rPr>
          <w:rFonts w:eastAsia="Times New Roman" w:cs="Times New Roman"/>
          <w:color w:val="000000" w:themeColor="text1"/>
          <w:sz w:val="22"/>
        </w:rPr>
      </w:pPr>
      <w:r w:rsidRPr="294A4625">
        <w:rPr>
          <w:rFonts w:eastAsia="Times New Roman" w:cs="Times New Roman"/>
          <w:color w:val="000000" w:themeColor="text1"/>
          <w:szCs w:val="24"/>
        </w:rPr>
        <w:t>Understand how clinicians perform disease diagnosis via ECG.</w:t>
      </w:r>
    </w:p>
    <w:p w14:paraId="50053CF8" w14:textId="77777777" w:rsidR="10EF3ACC" w:rsidRDefault="10EF3ACC" w:rsidP="294A4625">
      <w:pPr>
        <w:pStyle w:val="ListParagraph"/>
        <w:numPr>
          <w:ilvl w:val="0"/>
          <w:numId w:val="3"/>
        </w:numPr>
        <w:spacing w:after="0" w:line="240" w:lineRule="auto"/>
        <w:rPr>
          <w:rFonts w:ascii="Times New Roman" w:eastAsia="Times New Roman" w:hAnsi="Times New Roman" w:cs="Times New Roman"/>
          <w:color w:val="000000" w:themeColor="text1"/>
        </w:rPr>
      </w:pPr>
      <w:r w:rsidRPr="294A4625">
        <w:rPr>
          <w:rFonts w:ascii="Times New Roman" w:eastAsia="Times New Roman" w:hAnsi="Times New Roman" w:cs="Times New Roman"/>
          <w:color w:val="000000" w:themeColor="text1"/>
          <w:sz w:val="24"/>
          <w:szCs w:val="24"/>
        </w:rPr>
        <w:t>Evaluate accuracy of Machine learning models to diagnosis cardiac events via ECG</w:t>
      </w:r>
    </w:p>
    <w:p w14:paraId="32E42C5D" w14:textId="70D9DF8F" w:rsidR="10EF3ACC" w:rsidRDefault="10EF3ACC" w:rsidP="294A4625">
      <w:pPr>
        <w:pStyle w:val="ListParagraph"/>
        <w:numPr>
          <w:ilvl w:val="0"/>
          <w:numId w:val="3"/>
        </w:numPr>
        <w:spacing w:after="0" w:line="240" w:lineRule="auto"/>
        <w:rPr>
          <w:rFonts w:ascii="Times New Roman" w:eastAsia="Times New Roman" w:hAnsi="Times New Roman" w:cs="Times New Roman"/>
          <w:color w:val="000000" w:themeColor="text1"/>
        </w:rPr>
      </w:pPr>
      <w:r w:rsidRPr="294A4625">
        <w:rPr>
          <w:rFonts w:ascii="Times New Roman" w:eastAsia="Times New Roman" w:hAnsi="Times New Roman" w:cs="Times New Roman"/>
          <w:color w:val="000000" w:themeColor="text1"/>
          <w:sz w:val="24"/>
          <w:szCs w:val="24"/>
        </w:rPr>
        <w:t>Understand pros and cons of large data and visual approaches to cardiac disease diagnosis</w:t>
      </w:r>
    </w:p>
    <w:p w14:paraId="405CB2D5" w14:textId="190B070D" w:rsidR="564AF60A" w:rsidRDefault="564AF60A" w:rsidP="294A4625">
      <w:pPr>
        <w:pStyle w:val="Gautam1"/>
        <w:numPr>
          <w:ilvl w:val="0"/>
          <w:numId w:val="3"/>
        </w:numPr>
      </w:pPr>
      <w:r>
        <w:t>Trace normal blood flow through the heart and describe how each valve ensures one-way movement of blood.</w:t>
      </w:r>
    </w:p>
    <w:p w14:paraId="790F9551" w14:textId="7B1BDC09" w:rsidR="564AF60A" w:rsidRDefault="564AF60A" w:rsidP="294A4625">
      <w:pPr>
        <w:pStyle w:val="Gautam1"/>
        <w:numPr>
          <w:ilvl w:val="0"/>
          <w:numId w:val="3"/>
        </w:numPr>
      </w:pPr>
      <w:r>
        <w:t>Differentiate AV and semilunar valve functions and relate them to pressure changes during the cardiac cycle.</w:t>
      </w:r>
    </w:p>
    <w:p w14:paraId="28C23A7C" w14:textId="67C35D43" w:rsidR="564AF60A" w:rsidRDefault="564AF60A" w:rsidP="294A4625">
      <w:pPr>
        <w:pStyle w:val="Gautam1"/>
        <w:numPr>
          <w:ilvl w:val="0"/>
          <w:numId w:val="3"/>
        </w:numPr>
      </w:pPr>
      <w:r>
        <w:t>Describe the sequence of electrical conduction in the heart and the timing of atrial and ventricular contraction.</w:t>
      </w:r>
    </w:p>
    <w:p w14:paraId="14A48AAF" w14:textId="4F723E1D" w:rsidR="564AF60A" w:rsidRDefault="564AF60A" w:rsidP="294A4625">
      <w:pPr>
        <w:pStyle w:val="Gautam1"/>
        <w:numPr>
          <w:ilvl w:val="0"/>
          <w:numId w:val="3"/>
        </w:numPr>
      </w:pPr>
      <w:r>
        <w:t>Distinguish conducting (autorhythmic) from contractile cardiac cells, identifying their respective physiological roles.</w:t>
      </w:r>
    </w:p>
    <w:p w14:paraId="56778811" w14:textId="728D4987" w:rsidR="564AF60A" w:rsidRDefault="564AF60A" w:rsidP="294A4625">
      <w:pPr>
        <w:pStyle w:val="Gautam1"/>
        <w:numPr>
          <w:ilvl w:val="0"/>
          <w:numId w:val="3"/>
        </w:numPr>
      </w:pPr>
      <w:r>
        <w:t>Label major EKG waves and explain how they correspond to electrical events in the cardiac cycle.</w:t>
      </w:r>
    </w:p>
    <w:p w14:paraId="0532ACDC" w14:textId="7400EE5C" w:rsidR="294A4625" w:rsidRDefault="294A4625" w:rsidP="294A4625">
      <w:pPr>
        <w:pStyle w:val="Gautam1"/>
      </w:pPr>
    </w:p>
    <w:p w14:paraId="24B2E9E8" w14:textId="4DAF80E9" w:rsidR="294A4625" w:rsidRDefault="294A4625" w:rsidP="294A4625">
      <w:pPr>
        <w:pStyle w:val="Gautam1"/>
      </w:pPr>
    </w:p>
    <w:p w14:paraId="26D051F9" w14:textId="13DEAB6B" w:rsidR="19D6BF81" w:rsidRDefault="19D6BF81" w:rsidP="19D6BF81">
      <w:pPr>
        <w:pStyle w:val="Gautam1"/>
      </w:pPr>
    </w:p>
    <w:p w14:paraId="46FBC1C4" w14:textId="6825FEE7" w:rsidR="00F74806" w:rsidRPr="0096638F" w:rsidRDefault="5DBB6163" w:rsidP="0096638F">
      <w:r w:rsidRPr="294A4625">
        <w:rPr>
          <w:b/>
          <w:bCs/>
        </w:rPr>
        <w:lastRenderedPageBreak/>
        <w:t xml:space="preserve">Data Skills </w:t>
      </w:r>
      <w:r w:rsidR="00AF169E" w:rsidRPr="294A4625">
        <w:rPr>
          <w:b/>
          <w:bCs/>
        </w:rPr>
        <w:t>Problems:</w:t>
      </w:r>
      <w:r w:rsidR="00AF169E">
        <w:br/>
      </w:r>
      <w:r w:rsidR="00E94460" w:rsidRPr="294A4625">
        <w:rPr>
          <w:b/>
          <w:bCs/>
          <w:i/>
          <w:iCs/>
        </w:rPr>
        <w:t xml:space="preserve">Zip file of </w:t>
      </w:r>
      <w:proofErr w:type="spellStart"/>
      <w:r w:rsidR="006C7E31" w:rsidRPr="294A4625">
        <w:rPr>
          <w:b/>
          <w:bCs/>
          <w:i/>
          <w:iCs/>
        </w:rPr>
        <w:t>M</w:t>
      </w:r>
      <w:r w:rsidR="00E94460" w:rsidRPr="294A4625">
        <w:rPr>
          <w:b/>
          <w:bCs/>
          <w:i/>
          <w:iCs/>
        </w:rPr>
        <w:t>atlab</w:t>
      </w:r>
      <w:proofErr w:type="spellEnd"/>
      <w:r w:rsidR="00E94460" w:rsidRPr="294A4625">
        <w:rPr>
          <w:b/>
          <w:bCs/>
          <w:i/>
          <w:iCs/>
        </w:rPr>
        <w:t xml:space="preserve"> materials: </w:t>
      </w:r>
      <w:hyperlink r:id="rId14">
        <w:r w:rsidR="6713AEAF" w:rsidRPr="294A4625">
          <w:rPr>
            <w:rStyle w:val="Hyperlink"/>
            <w:rFonts w:ascii="Aptos" w:eastAsia="Aptos" w:hAnsi="Aptos" w:cs="Aptos"/>
          </w:rPr>
          <w:t>BMED</w:t>
        </w:r>
        <w:r w:rsidR="6713AEAF" w:rsidRPr="294A4625">
          <w:rPr>
            <w:rStyle w:val="Hyperlink"/>
            <w:rFonts w:ascii="Aptos" w:eastAsia="Aptos" w:hAnsi="Aptos" w:cs="Aptos"/>
          </w:rPr>
          <w:t>3</w:t>
        </w:r>
        <w:r w:rsidR="6713AEAF" w:rsidRPr="294A4625">
          <w:rPr>
            <w:rStyle w:val="Hyperlink"/>
            <w:rFonts w:ascii="Aptos" w:eastAsia="Aptos" w:hAnsi="Aptos" w:cs="Aptos"/>
          </w:rPr>
          <w:t>100_PSS</w:t>
        </w:r>
        <w:r w:rsidR="00AF169E">
          <w:br/>
        </w:r>
        <w:r w:rsidR="00AF169E">
          <w:br/>
        </w:r>
      </w:hyperlink>
      <w:r w:rsidR="5CD6A305" w:rsidRPr="294A4625">
        <w:rPr>
          <w:b/>
          <w:bCs/>
          <w:i/>
          <w:iCs/>
        </w:rPr>
        <w:t>S</w:t>
      </w:r>
      <w:r w:rsidR="0050458D" w:rsidRPr="294A4625">
        <w:rPr>
          <w:b/>
          <w:bCs/>
          <w:i/>
          <w:iCs/>
        </w:rPr>
        <w:t>preadsheet to share class results:</w:t>
      </w:r>
      <w:r w:rsidR="0050458D" w:rsidRPr="294A4625">
        <w:rPr>
          <w:b/>
          <w:bCs/>
        </w:rPr>
        <w:t xml:space="preserve"> </w:t>
      </w:r>
      <w:commentRangeStart w:id="1"/>
      <w:r w:rsidR="00567DA8">
        <w:fldChar w:fldCharType="begin"/>
      </w:r>
      <w:r w:rsidR="00567DA8">
        <w:instrText xml:space="preserve"> HYPERLINK "https://gtvault.sharepoint.com/:x:/s/DataskillsinUndergradCurriculum/EaAKg-HqtYVHnYmRnTqBl2QBoP1gs0kXTY-ELk4-V_AU6w?e=EBHlLW" \h </w:instrText>
      </w:r>
      <w:r w:rsidR="00567DA8">
        <w:fldChar w:fldCharType="separate"/>
      </w:r>
      <w:r w:rsidR="42E0E7E0" w:rsidRPr="294A4625">
        <w:rPr>
          <w:rStyle w:val="Hyperlink"/>
          <w:rFonts w:ascii="Aptos" w:eastAsia="Aptos" w:hAnsi="Aptos" w:cs="Aptos"/>
        </w:rPr>
        <w:t>ECG Classification PSS spring 2025.xlsx</w:t>
      </w:r>
      <w:r w:rsidR="00AF169E">
        <w:br/>
      </w:r>
      <w:r w:rsidR="00AF169E">
        <w:br/>
      </w:r>
      <w:r w:rsidR="00567DA8">
        <w:fldChar w:fldCharType="end"/>
      </w:r>
      <w:commentRangeEnd w:id="1"/>
      <w:r w:rsidR="00594ADA">
        <w:rPr>
          <w:rStyle w:val="CommentReference"/>
        </w:rPr>
        <w:commentReference w:id="1"/>
      </w:r>
      <w:r w:rsidR="00AF169E">
        <w:t xml:space="preserve">1. </w:t>
      </w:r>
      <w:r w:rsidR="003A46DC">
        <w:t xml:space="preserve"> </w:t>
      </w:r>
      <w:r w:rsidR="00F74806">
        <w:t>One of the first tests administered to the patient was an electrocardiogram (ECG)</w:t>
      </w:r>
      <w:r w:rsidR="00257C4C">
        <w:t xml:space="preserve">. </w:t>
      </w:r>
      <w:r w:rsidR="00672BBD">
        <w:t>Pretend you are an</w:t>
      </w:r>
      <w:r w:rsidR="00F74806">
        <w:t xml:space="preserve"> </w:t>
      </w:r>
      <w:r w:rsidR="1AA7B0FB">
        <w:t>ER resident</w:t>
      </w:r>
      <w:r w:rsidR="00672BBD">
        <w:t>. A</w:t>
      </w:r>
      <w:r w:rsidR="521BC25B">
        <w:t xml:space="preserve">n ER attending physician </w:t>
      </w:r>
      <w:r w:rsidR="45C04181">
        <w:t>(your boss)</w:t>
      </w:r>
      <w:r w:rsidR="00672BBD">
        <w:t xml:space="preserve"> reports that the patient is NOT in atrial fibrillation (A-Fib), but you disagree.</w:t>
      </w:r>
      <w:r w:rsidR="00F74806">
        <w:t xml:space="preserve"> </w:t>
      </w:r>
    </w:p>
    <w:p w14:paraId="0D4F7CCA" w14:textId="219D59F8" w:rsidR="1748B798" w:rsidRDefault="684D8D35" w:rsidP="57A86006">
      <w:pPr>
        <w:pStyle w:val="ListParagraph"/>
        <w:numPr>
          <w:ilvl w:val="1"/>
          <w:numId w:val="25"/>
        </w:numPr>
        <w:ind w:left="720"/>
      </w:pPr>
      <w:r>
        <w:t xml:space="preserve">Only one person from your group needs to run the provided </w:t>
      </w:r>
      <w:proofErr w:type="spellStart"/>
      <w:r>
        <w:t>Matlab</w:t>
      </w:r>
      <w:proofErr w:type="spellEnd"/>
      <w:r>
        <w:t xml:space="preserve"> code, but each group member is welcome to run the code on their personal laptop. </w:t>
      </w:r>
      <w:r w:rsidR="4003B683">
        <w:t xml:space="preserve">Ensure you have </w:t>
      </w:r>
      <w:proofErr w:type="spellStart"/>
      <w:r w:rsidR="4003B683">
        <w:t>Matlab</w:t>
      </w:r>
      <w:proofErr w:type="spellEnd"/>
      <w:r w:rsidR="4003B683">
        <w:t xml:space="preserve"> 2023 or 2024 with the </w:t>
      </w:r>
      <w:commentRangeStart w:id="2"/>
      <w:r w:rsidR="4003B683">
        <w:t xml:space="preserve">Statistics and Machine Learning </w:t>
      </w:r>
      <w:commentRangeEnd w:id="2"/>
      <w:r w:rsidR="00594ADA">
        <w:rPr>
          <w:rStyle w:val="CommentReference"/>
        </w:rPr>
        <w:commentReference w:id="2"/>
      </w:r>
      <w:r w:rsidR="4003B683">
        <w:t xml:space="preserve">toolbox installed. </w:t>
      </w:r>
    </w:p>
    <w:p w14:paraId="02278634" w14:textId="1CFE64C9" w:rsidR="57A86006" w:rsidRDefault="57A86006" w:rsidP="57A86006">
      <w:pPr>
        <w:pStyle w:val="ListParagraph"/>
      </w:pPr>
    </w:p>
    <w:p w14:paraId="07DB37DD" w14:textId="09D7DC8F" w:rsidR="005729F7" w:rsidRDefault="00E85689" w:rsidP="0096638F">
      <w:pPr>
        <w:pStyle w:val="ListParagraph"/>
        <w:numPr>
          <w:ilvl w:val="1"/>
          <w:numId w:val="25"/>
        </w:numPr>
        <w:ind w:left="720"/>
      </w:pPr>
      <w:r>
        <w:t xml:space="preserve">Download the zip file from the link to the </w:t>
      </w:r>
      <w:proofErr w:type="spellStart"/>
      <w:r w:rsidR="00502CED">
        <w:t>M</w:t>
      </w:r>
      <w:r>
        <w:t>atlab</w:t>
      </w:r>
      <w:proofErr w:type="spellEnd"/>
      <w:r>
        <w:t xml:space="preserve"> files above. Find it on your computer, unzip the folder, and then from within that folder open the file:</w:t>
      </w:r>
      <w:r w:rsidR="008506B2">
        <w:t xml:space="preserve"> </w:t>
      </w:r>
      <w:r w:rsidR="0003332E">
        <w:t>BMED3100_ECG_PSS_compressed.mlx</w:t>
      </w:r>
    </w:p>
    <w:p w14:paraId="5CB2AB51" w14:textId="77777777" w:rsidR="0096638F" w:rsidRPr="0096638F" w:rsidRDefault="0096638F" w:rsidP="0096638F">
      <w:pPr>
        <w:pStyle w:val="ListParagraph"/>
      </w:pPr>
    </w:p>
    <w:p w14:paraId="2B67704F" w14:textId="26438893" w:rsidR="003E7C13" w:rsidRPr="0096638F" w:rsidRDefault="0972F9ED" w:rsidP="0096638F">
      <w:pPr>
        <w:pStyle w:val="ListParagraph"/>
        <w:numPr>
          <w:ilvl w:val="1"/>
          <w:numId w:val="25"/>
        </w:numPr>
        <w:ind w:left="720"/>
      </w:pPr>
      <w:r w:rsidRPr="0096638F">
        <w:t>Examine the following ECG and determine</w:t>
      </w:r>
      <w:r w:rsidR="4A0482CD" w:rsidRPr="0096638F">
        <w:t xml:space="preserve"> and </w:t>
      </w:r>
      <w:r w:rsidR="38B8D1C6" w:rsidRPr="0096638F">
        <w:t xml:space="preserve">annotate, i.e. mark </w:t>
      </w:r>
      <w:r w:rsidRPr="0096638F">
        <w:t xml:space="preserve">the features that </w:t>
      </w:r>
      <w:r w:rsidR="008F5FB2" w:rsidRPr="0096638F">
        <w:t>you think could</w:t>
      </w:r>
      <w:r w:rsidRPr="0096638F">
        <w:t xml:space="preserve"> indicate the patient is in A-Fib. </w:t>
      </w:r>
    </w:p>
    <w:p w14:paraId="63C1C819" w14:textId="7A1787B7" w:rsidR="60003C01" w:rsidRPr="0096638F" w:rsidRDefault="00634453" w:rsidP="0096638F">
      <w:pPr>
        <w:pStyle w:val="ListParagraph"/>
      </w:pPr>
      <w:r w:rsidRPr="0096638F">
        <w:rPr>
          <w:noProof/>
        </w:rPr>
        <w:drawing>
          <wp:inline distT="0" distB="0" distL="0" distR="0" wp14:anchorId="592F01B2" wp14:editId="1A10477E">
            <wp:extent cx="4605769" cy="2385060"/>
            <wp:effectExtent l="0" t="0" r="4445" b="0"/>
            <wp:docPr id="122455378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53788" name="Picture 1" descr="A screen shot of a graph&#10;&#10;Description automatically generated"/>
                    <pic:cNvPicPr/>
                  </pic:nvPicPr>
                  <pic:blipFill rotWithShape="1">
                    <a:blip r:embed="rId15"/>
                    <a:srcRect t="2885"/>
                    <a:stretch/>
                  </pic:blipFill>
                  <pic:spPr bwMode="auto">
                    <a:xfrm>
                      <a:off x="0" y="0"/>
                      <a:ext cx="4610560" cy="2387541"/>
                    </a:xfrm>
                    <a:prstGeom prst="rect">
                      <a:avLst/>
                    </a:prstGeom>
                    <a:ln>
                      <a:noFill/>
                    </a:ln>
                    <a:extLst>
                      <a:ext uri="{53640926-AAD7-44D8-BBD7-CCE9431645EC}">
                        <a14:shadowObscured xmlns:a14="http://schemas.microsoft.com/office/drawing/2010/main"/>
                      </a:ext>
                    </a:extLst>
                  </pic:spPr>
                </pic:pic>
              </a:graphicData>
            </a:graphic>
          </wp:inline>
        </w:drawing>
      </w:r>
    </w:p>
    <w:p w14:paraId="3065FD3B" w14:textId="2015C0C6" w:rsidR="2DE6E576" w:rsidRDefault="008F5FB2" w:rsidP="57A86006">
      <w:pPr>
        <w:pStyle w:val="ListParagraph"/>
        <w:numPr>
          <w:ilvl w:val="1"/>
          <w:numId w:val="25"/>
        </w:numPr>
        <w:ind w:left="360"/>
      </w:pPr>
      <w:r>
        <w:t>Run SECTION 1</w:t>
      </w:r>
      <w:r w:rsidR="00EB4371">
        <w:t xml:space="preserve"> </w:t>
      </w:r>
      <w:r>
        <w:t xml:space="preserve">of the </w:t>
      </w:r>
      <w:proofErr w:type="spellStart"/>
      <w:r>
        <w:t>Matlab</w:t>
      </w:r>
      <w:proofErr w:type="spellEnd"/>
      <w:r>
        <w:t xml:space="preserve"> code</w:t>
      </w:r>
      <w:r w:rsidR="0003332E">
        <w:t xml:space="preserve"> (read the instructions in </w:t>
      </w:r>
      <w:proofErr w:type="spellStart"/>
      <w:r w:rsidR="3F4BBB33">
        <w:t>M</w:t>
      </w:r>
      <w:r w:rsidR="0003332E">
        <w:t>atlab</w:t>
      </w:r>
      <w:proofErr w:type="spellEnd"/>
      <w:r w:rsidR="0003332E">
        <w:t xml:space="preserve"> carefully)</w:t>
      </w:r>
      <w:r>
        <w:t>. When it is done running</w:t>
      </w:r>
      <w:r w:rsidR="26D0FC45">
        <w:t xml:space="preserve"> you will see </w:t>
      </w:r>
      <w:r w:rsidR="214E5FBE">
        <w:t xml:space="preserve">displayed </w:t>
      </w:r>
      <w:r w:rsidR="26D0FC45">
        <w:t xml:space="preserve">at the bottom of SECTION 1 </w:t>
      </w:r>
      <w:r w:rsidR="211297CB">
        <w:t xml:space="preserve">(not in the command window) </w:t>
      </w:r>
      <w:r>
        <w:t xml:space="preserve">two ECGs that are the same for everyone in the class </w:t>
      </w:r>
      <w:r w:rsidR="149AF63B">
        <w:t xml:space="preserve">(#4 and #1) </w:t>
      </w:r>
      <w:r>
        <w:t xml:space="preserve">and one </w:t>
      </w:r>
      <w:r w:rsidR="00F74806">
        <w:t xml:space="preserve">random ECG </w:t>
      </w:r>
      <w:r>
        <w:t xml:space="preserve">that is different for each team. Look at the signals and decide whether you think </w:t>
      </w:r>
      <w:r w:rsidR="6BE44B2B">
        <w:t>each</w:t>
      </w:r>
      <w:r>
        <w:t xml:space="preserve"> is an A</w:t>
      </w:r>
      <w:r w:rsidR="7944FF52">
        <w:t>-</w:t>
      </w:r>
      <w:r>
        <w:t>Fib signal and why.</w:t>
      </w:r>
      <w:r w:rsidR="00EA6C9C">
        <w:t xml:space="preserve"> Enter those decisions in the spreadsheet </w:t>
      </w:r>
      <w:r w:rsidR="005729F7">
        <w:t>you were sent the link to</w:t>
      </w:r>
      <w:r w:rsidR="00CD1EC8">
        <w:t>.</w:t>
      </w:r>
      <w:r w:rsidR="008506B2">
        <w:t xml:space="preserve"> </w:t>
      </w:r>
      <w:r w:rsidR="008F3CC1">
        <w:t>[Completion grade only]</w:t>
      </w:r>
      <w:r w:rsidR="2DE6E576">
        <w:br/>
      </w:r>
      <w:r w:rsidR="2DE6E576">
        <w:br/>
      </w:r>
      <w:r w:rsidR="003E7C13">
        <w:t>When you are done, as a team discuss the questions below. As everyone finishes, you will discuss them as a class:</w:t>
      </w:r>
      <w:r w:rsidR="2DE6E576">
        <w:br/>
      </w:r>
    </w:p>
    <w:p w14:paraId="29D0D7EA" w14:textId="5D6D46AC" w:rsidR="7FEA7630" w:rsidRPr="0096638F" w:rsidRDefault="7FEA7630" w:rsidP="0096638F">
      <w:pPr>
        <w:pStyle w:val="ListParagraph"/>
        <w:numPr>
          <w:ilvl w:val="1"/>
          <w:numId w:val="25"/>
        </w:numPr>
        <w:ind w:left="720"/>
      </w:pPr>
      <w:r w:rsidRPr="0096638F">
        <w:t xml:space="preserve">Were your </w:t>
      </w:r>
      <w:r w:rsidR="250B992B" w:rsidRPr="0096638F">
        <w:t>diagnose</w:t>
      </w:r>
      <w:r w:rsidRPr="0096638F">
        <w:t xml:space="preserve">s correct? </w:t>
      </w:r>
      <w:r w:rsidR="54CB1D3E" w:rsidRPr="0096638F">
        <w:t xml:space="preserve">(The correct classification for ECGs </w:t>
      </w:r>
      <w:r w:rsidR="2ECFB727" w:rsidRPr="0096638F">
        <w:t>4 and 1 will be discussed as a class.)</w:t>
      </w:r>
      <w:r w:rsidRPr="0096638F">
        <w:t xml:space="preserve"> </w:t>
      </w:r>
      <w:r w:rsidR="59AA2291" w:rsidRPr="0096638F">
        <w:t>[Completion grade only]</w:t>
      </w:r>
      <w:r w:rsidRPr="0096638F">
        <w:br/>
      </w:r>
      <w:r w:rsidR="00B768D1">
        <w:br/>
      </w:r>
      <w:r w:rsidR="00B768D1">
        <w:lastRenderedPageBreak/>
        <w:br/>
      </w:r>
    </w:p>
    <w:p w14:paraId="453D2ACB" w14:textId="77777777" w:rsidR="00672BBD" w:rsidRPr="0096638F" w:rsidRDefault="00672BBD" w:rsidP="0096638F"/>
    <w:p w14:paraId="15BDAB1F" w14:textId="4B58EEEC" w:rsidR="7FEA7630" w:rsidRPr="0096638F" w:rsidRDefault="7FEA7630" w:rsidP="57A86006">
      <w:pPr>
        <w:pStyle w:val="ListParagraph"/>
        <w:numPr>
          <w:ilvl w:val="2"/>
          <w:numId w:val="25"/>
        </w:numPr>
        <w:ind w:left="990"/>
        <w:rPr>
          <w:color w:val="FF0000"/>
        </w:rPr>
      </w:pPr>
      <w:r>
        <w:t xml:space="preserve">What did you see in the plots that led you </w:t>
      </w:r>
      <w:r w:rsidR="598C37B0">
        <w:t>to make the choice you did?</w:t>
      </w:r>
      <w:r w:rsidR="28218479">
        <w:t xml:space="preserve"> </w:t>
      </w:r>
      <w:r w:rsidR="4B784CDB">
        <w:t>[</w:t>
      </w:r>
      <w:r w:rsidR="1790CD2D">
        <w:t>Completion grade only]</w:t>
      </w:r>
      <w:r>
        <w:br/>
      </w:r>
      <w:r>
        <w:br/>
      </w:r>
      <w:r w:rsidR="51C99E31" w:rsidRPr="15268AF3">
        <w:rPr>
          <w:color w:val="FF0000"/>
        </w:rPr>
        <w:t>In class, s</w:t>
      </w:r>
      <w:r w:rsidR="2131EB8C" w:rsidRPr="15268AF3">
        <w:rPr>
          <w:color w:val="FF0000"/>
        </w:rPr>
        <w:t xml:space="preserve">tudents </w:t>
      </w:r>
      <w:r w:rsidR="7F020E69" w:rsidRPr="15268AF3">
        <w:rPr>
          <w:color w:val="FF0000"/>
        </w:rPr>
        <w:t>can discu</w:t>
      </w:r>
      <w:r w:rsidR="2131EB8C" w:rsidRPr="15268AF3">
        <w:rPr>
          <w:color w:val="FF0000"/>
        </w:rPr>
        <w:t>s</w:t>
      </w:r>
      <w:r w:rsidR="7F020E69" w:rsidRPr="15268AF3">
        <w:rPr>
          <w:color w:val="FF0000"/>
        </w:rPr>
        <w:t xml:space="preserve">s things like the T-P segment being non-flat indicating abnormal electrical signaling before </w:t>
      </w:r>
      <w:r w:rsidR="28473E02" w:rsidRPr="15268AF3">
        <w:rPr>
          <w:color w:val="FF0000"/>
        </w:rPr>
        <w:t>the P wave (atrial depolarization). This can also lead to a review of the parts of an ECG if they don’t really know what to look for.</w:t>
      </w:r>
      <w:r>
        <w:br/>
      </w:r>
      <w:r w:rsidR="226F6C2C" w:rsidRPr="15268AF3">
        <w:rPr>
          <w:color w:val="FF0000"/>
        </w:rPr>
        <w:t xml:space="preserve">Students could be considering the P-R interval, the time it takes for </w:t>
      </w:r>
      <w:r w:rsidR="61E9D73B" w:rsidRPr="15268AF3">
        <w:rPr>
          <w:color w:val="FF0000"/>
        </w:rPr>
        <w:t>SA node signal to get to AV node. This isn’t directly relevant to A-fib</w:t>
      </w:r>
      <w:r w:rsidR="1174ECFB" w:rsidRPr="15268AF3">
        <w:rPr>
          <w:color w:val="FF0000"/>
        </w:rPr>
        <w:t>.</w:t>
      </w:r>
    </w:p>
    <w:p w14:paraId="0C2A2049" w14:textId="77777777" w:rsidR="00672BBD" w:rsidRPr="0096638F" w:rsidRDefault="00672BBD" w:rsidP="0096638F">
      <w:pPr>
        <w:ind w:left="990"/>
      </w:pPr>
    </w:p>
    <w:p w14:paraId="3ECE51EF" w14:textId="0B143381" w:rsidR="00672BBD" w:rsidRPr="0096638F" w:rsidRDefault="00672BBD" w:rsidP="0096638F">
      <w:pPr>
        <w:ind w:left="990"/>
      </w:pPr>
    </w:p>
    <w:p w14:paraId="210892B7" w14:textId="60F12875" w:rsidR="00672BBD" w:rsidRPr="0096638F" w:rsidRDefault="00672BBD" w:rsidP="0096638F">
      <w:pPr>
        <w:ind w:left="990"/>
      </w:pPr>
    </w:p>
    <w:p w14:paraId="6DEC6307" w14:textId="2631A3C2" w:rsidR="003E7C13" w:rsidRPr="0096638F" w:rsidRDefault="003E7C13" w:rsidP="0096638F">
      <w:pPr>
        <w:pStyle w:val="ListParagraph"/>
        <w:numPr>
          <w:ilvl w:val="2"/>
          <w:numId w:val="25"/>
        </w:numPr>
        <w:ind w:left="990"/>
      </w:pPr>
      <w:r>
        <w:t>Why does A-Fib result in the changes</w:t>
      </w:r>
      <w:r w:rsidR="583027B7">
        <w:t xml:space="preserve"> you indicated in part </w:t>
      </w:r>
      <w:r w:rsidR="00672BBD">
        <w:t>1</w:t>
      </w:r>
      <w:r w:rsidR="583027B7">
        <w:t>A</w:t>
      </w:r>
      <w:r>
        <w:t xml:space="preserve"> to the ECG signals?</w:t>
      </w:r>
      <w:r w:rsidR="4D357440">
        <w:t xml:space="preserve"> [graded]</w:t>
      </w:r>
    </w:p>
    <w:p w14:paraId="72A33154" w14:textId="64C72042" w:rsidR="00672BBD" w:rsidRPr="0096638F" w:rsidRDefault="2E38804B" w:rsidP="57A86006">
      <w:pPr>
        <w:ind w:left="990"/>
        <w:rPr>
          <w:color w:val="FF0000"/>
        </w:rPr>
      </w:pPr>
      <w:r w:rsidRPr="15268AF3">
        <w:rPr>
          <w:color w:val="FF0000"/>
        </w:rPr>
        <w:t>Since atrial fibrillation results in disorganized atrial contractions, there would be a reduced or absent P wave that corresponds to</w:t>
      </w:r>
      <w:r w:rsidR="46841CC7" w:rsidRPr="15268AF3">
        <w:rPr>
          <w:color w:val="FF0000"/>
        </w:rPr>
        <w:t xml:space="preserve"> the atria not depolarizing all at the same time. </w:t>
      </w:r>
      <w:r w:rsidR="59B3F02B" w:rsidRPr="15268AF3">
        <w:rPr>
          <w:color w:val="FF0000"/>
        </w:rPr>
        <w:t>In general, abnormalities prior to the QRS complex would be visible.</w:t>
      </w:r>
    </w:p>
    <w:p w14:paraId="48F87EC4" w14:textId="6ACCD331" w:rsidR="00672BBD" w:rsidRDefault="00672BBD" w:rsidP="0096638F">
      <w:pPr>
        <w:ind w:left="990"/>
      </w:pPr>
    </w:p>
    <w:p w14:paraId="4ECEFC01" w14:textId="77777777" w:rsidR="008506B2" w:rsidRPr="0096638F" w:rsidRDefault="008506B2" w:rsidP="0096638F">
      <w:pPr>
        <w:ind w:left="990"/>
      </w:pPr>
    </w:p>
    <w:p w14:paraId="43D185BE" w14:textId="5804A9AB" w:rsidR="00672BBD" w:rsidRPr="0096638F" w:rsidRDefault="00672BBD" w:rsidP="0096638F">
      <w:pPr>
        <w:ind w:left="990"/>
      </w:pPr>
    </w:p>
    <w:p w14:paraId="45EDECF9" w14:textId="77777777" w:rsidR="00672BBD" w:rsidRPr="0096638F" w:rsidRDefault="00672BBD" w:rsidP="0096638F">
      <w:pPr>
        <w:ind w:left="990"/>
      </w:pPr>
    </w:p>
    <w:p w14:paraId="4AC9317A" w14:textId="338286D8" w:rsidR="003E7C13" w:rsidRPr="0096638F" w:rsidRDefault="003E7C13" w:rsidP="0096638F">
      <w:pPr>
        <w:pStyle w:val="ListParagraph"/>
        <w:numPr>
          <w:ilvl w:val="2"/>
          <w:numId w:val="25"/>
        </w:numPr>
        <w:ind w:left="990"/>
      </w:pPr>
      <w:r w:rsidRPr="0096638F">
        <w:t xml:space="preserve">What </w:t>
      </w:r>
      <w:r w:rsidR="00672BBD" w:rsidRPr="0096638F">
        <w:t>was</w:t>
      </w:r>
      <w:r w:rsidRPr="0096638F">
        <w:t xml:space="preserve"> challenging</w:t>
      </w:r>
      <w:r w:rsidR="00672BBD" w:rsidRPr="0096638F">
        <w:t xml:space="preserve"> about making the diagnoses</w:t>
      </w:r>
      <w:r w:rsidRPr="0096638F">
        <w:t>?</w:t>
      </w:r>
      <w:r w:rsidR="00EB4371" w:rsidRPr="0096638F">
        <w:t xml:space="preserve"> [Completion grade only]</w:t>
      </w:r>
    </w:p>
    <w:p w14:paraId="40B4AD9E" w14:textId="10CC57C1" w:rsidR="003E7C13" w:rsidRPr="0096638F" w:rsidRDefault="003E7C13" w:rsidP="0096638F">
      <w:pPr>
        <w:ind w:left="990"/>
      </w:pPr>
    </w:p>
    <w:p w14:paraId="4610B823" w14:textId="7F4F4054" w:rsidR="00D47513" w:rsidRDefault="00415DBF" w:rsidP="15268AF3">
      <w:pPr>
        <w:rPr>
          <w:rFonts w:ascii="Times New Roman" w:hAnsi="Times New Roman" w:cs="Times New Roman"/>
          <w:sz w:val="24"/>
          <w:szCs w:val="24"/>
        </w:rPr>
      </w:pPr>
      <w:r>
        <w:br/>
      </w:r>
      <w:r>
        <w:br/>
      </w:r>
      <w:r w:rsidR="74EC93B1" w:rsidRPr="19D6BF81">
        <w:rPr>
          <w:rFonts w:ascii="Times New Roman" w:hAnsi="Times New Roman" w:cs="Times New Roman"/>
          <w:sz w:val="24"/>
          <w:szCs w:val="24"/>
        </w:rPr>
        <w:t xml:space="preserve">Run section 2 of the </w:t>
      </w:r>
      <w:proofErr w:type="spellStart"/>
      <w:r w:rsidR="74EC93B1" w:rsidRPr="19D6BF81">
        <w:rPr>
          <w:rFonts w:ascii="Times New Roman" w:hAnsi="Times New Roman" w:cs="Times New Roman"/>
          <w:sz w:val="24"/>
          <w:szCs w:val="24"/>
        </w:rPr>
        <w:t>matlab</w:t>
      </w:r>
      <w:proofErr w:type="spellEnd"/>
      <w:r w:rsidR="74EC93B1" w:rsidRPr="19D6BF81">
        <w:rPr>
          <w:rFonts w:ascii="Times New Roman" w:hAnsi="Times New Roman" w:cs="Times New Roman"/>
          <w:sz w:val="24"/>
          <w:szCs w:val="24"/>
        </w:rPr>
        <w:t xml:space="preserve"> code. </w:t>
      </w:r>
      <w:r w:rsidR="74B95477" w:rsidRPr="19D6BF81">
        <w:rPr>
          <w:rFonts w:ascii="Times New Roman" w:hAnsi="Times New Roman" w:cs="Times New Roman"/>
          <w:sz w:val="24"/>
          <w:szCs w:val="24"/>
        </w:rPr>
        <w:t xml:space="preserve">There are two options. If you have </w:t>
      </w:r>
      <w:proofErr w:type="spellStart"/>
      <w:r w:rsidR="74B95477" w:rsidRPr="19D6BF81">
        <w:rPr>
          <w:rFonts w:ascii="Times New Roman" w:hAnsi="Times New Roman" w:cs="Times New Roman"/>
          <w:sz w:val="24"/>
          <w:szCs w:val="24"/>
        </w:rPr>
        <w:t>Matlab</w:t>
      </w:r>
      <w:proofErr w:type="spellEnd"/>
      <w:r w:rsidR="74B95477" w:rsidRPr="19D6BF81">
        <w:rPr>
          <w:rFonts w:ascii="Times New Roman" w:hAnsi="Times New Roman" w:cs="Times New Roman"/>
          <w:sz w:val="24"/>
          <w:szCs w:val="24"/>
        </w:rPr>
        <w:t xml:space="preserve"> 2024 – run </w:t>
      </w:r>
      <w:r w:rsidR="74B95477" w:rsidRPr="19D6BF81">
        <w:rPr>
          <w:rFonts w:ascii="Times New Roman" w:hAnsi="Times New Roman" w:cs="Times New Roman"/>
          <w:b/>
          <w:bCs/>
          <w:sz w:val="24"/>
          <w:szCs w:val="24"/>
        </w:rPr>
        <w:t>section 2A</w:t>
      </w:r>
      <w:r w:rsidR="74B95477" w:rsidRPr="19D6BF81">
        <w:rPr>
          <w:rFonts w:ascii="Times New Roman" w:hAnsi="Times New Roman" w:cs="Times New Roman"/>
          <w:sz w:val="24"/>
          <w:szCs w:val="24"/>
        </w:rPr>
        <w:t xml:space="preserve">. If you have </w:t>
      </w:r>
      <w:proofErr w:type="spellStart"/>
      <w:r w:rsidR="14E91488" w:rsidRPr="19D6BF81">
        <w:rPr>
          <w:rFonts w:ascii="Times New Roman" w:hAnsi="Times New Roman" w:cs="Times New Roman"/>
          <w:sz w:val="24"/>
          <w:szCs w:val="24"/>
        </w:rPr>
        <w:t>Matlab</w:t>
      </w:r>
      <w:proofErr w:type="spellEnd"/>
      <w:r w:rsidR="14E91488" w:rsidRPr="19D6BF81">
        <w:rPr>
          <w:rFonts w:ascii="Times New Roman" w:hAnsi="Times New Roman" w:cs="Times New Roman"/>
          <w:sz w:val="24"/>
          <w:szCs w:val="24"/>
        </w:rPr>
        <w:t xml:space="preserve"> 2023</w:t>
      </w:r>
      <w:r w:rsidR="4CCA603A" w:rsidRPr="19D6BF81">
        <w:rPr>
          <w:rFonts w:ascii="Times New Roman" w:hAnsi="Times New Roman" w:cs="Times New Roman"/>
          <w:sz w:val="24"/>
          <w:szCs w:val="24"/>
        </w:rPr>
        <w:t xml:space="preserve">, run </w:t>
      </w:r>
      <w:r w:rsidR="4CCA603A" w:rsidRPr="19D6BF81">
        <w:rPr>
          <w:rFonts w:ascii="Times New Roman" w:hAnsi="Times New Roman" w:cs="Times New Roman"/>
          <w:b/>
          <w:bCs/>
          <w:sz w:val="24"/>
          <w:szCs w:val="24"/>
        </w:rPr>
        <w:t>Section 2B</w:t>
      </w:r>
      <w:r w:rsidR="4CCA603A" w:rsidRPr="19D6BF81">
        <w:rPr>
          <w:rFonts w:ascii="Times New Roman" w:hAnsi="Times New Roman" w:cs="Times New Roman"/>
          <w:sz w:val="24"/>
          <w:szCs w:val="24"/>
        </w:rPr>
        <w:t>.</w:t>
      </w:r>
      <w:r w:rsidR="4CCA603A" w:rsidRPr="19D6BF81">
        <w:rPr>
          <w:rFonts w:ascii="Times New Roman" w:hAnsi="Times New Roman" w:cs="Times New Roman"/>
          <w:b/>
          <w:bCs/>
          <w:sz w:val="24"/>
          <w:szCs w:val="24"/>
        </w:rPr>
        <w:t xml:space="preserve"> </w:t>
      </w:r>
      <w:r w:rsidR="4CCA603A" w:rsidRPr="19D6BF81">
        <w:rPr>
          <w:rFonts w:ascii="Times New Roman" w:hAnsi="Times New Roman" w:cs="Times New Roman"/>
          <w:sz w:val="24"/>
          <w:szCs w:val="24"/>
        </w:rPr>
        <w:t xml:space="preserve">Your version of </w:t>
      </w:r>
      <w:proofErr w:type="spellStart"/>
      <w:r w:rsidR="4CCA603A" w:rsidRPr="19D6BF81">
        <w:rPr>
          <w:rFonts w:ascii="Times New Roman" w:hAnsi="Times New Roman" w:cs="Times New Roman"/>
          <w:sz w:val="24"/>
          <w:szCs w:val="24"/>
        </w:rPr>
        <w:t>Matlab</w:t>
      </w:r>
      <w:proofErr w:type="spellEnd"/>
      <w:r w:rsidR="4CCA603A" w:rsidRPr="19D6BF81">
        <w:rPr>
          <w:rFonts w:ascii="Times New Roman" w:hAnsi="Times New Roman" w:cs="Times New Roman"/>
          <w:sz w:val="24"/>
          <w:szCs w:val="24"/>
        </w:rPr>
        <w:t xml:space="preserve"> can be found in the </w:t>
      </w:r>
      <w:proofErr w:type="spellStart"/>
      <w:r w:rsidR="7008E2EC" w:rsidRPr="19D6BF81">
        <w:rPr>
          <w:rFonts w:ascii="Times New Roman" w:hAnsi="Times New Roman" w:cs="Times New Roman"/>
          <w:sz w:val="24"/>
          <w:szCs w:val="24"/>
        </w:rPr>
        <w:t>the</w:t>
      </w:r>
      <w:proofErr w:type="spellEnd"/>
      <w:r w:rsidR="7008E2EC" w:rsidRPr="19D6BF81">
        <w:rPr>
          <w:rFonts w:ascii="Times New Roman" w:hAnsi="Times New Roman" w:cs="Times New Roman"/>
          <w:sz w:val="24"/>
          <w:szCs w:val="24"/>
        </w:rPr>
        <w:t xml:space="preserve"> very top left of your </w:t>
      </w:r>
      <w:proofErr w:type="spellStart"/>
      <w:r w:rsidR="48F0587E" w:rsidRPr="19D6BF81">
        <w:rPr>
          <w:rFonts w:ascii="Times New Roman" w:hAnsi="Times New Roman" w:cs="Times New Roman"/>
          <w:sz w:val="24"/>
          <w:szCs w:val="24"/>
        </w:rPr>
        <w:t>M</w:t>
      </w:r>
      <w:r w:rsidR="7008E2EC" w:rsidRPr="19D6BF81">
        <w:rPr>
          <w:rFonts w:ascii="Times New Roman" w:hAnsi="Times New Roman" w:cs="Times New Roman"/>
          <w:sz w:val="24"/>
          <w:szCs w:val="24"/>
        </w:rPr>
        <w:t>atlab</w:t>
      </w:r>
      <w:proofErr w:type="spellEnd"/>
      <w:r w:rsidR="7008E2EC" w:rsidRPr="19D6BF81">
        <w:rPr>
          <w:rFonts w:ascii="Times New Roman" w:hAnsi="Times New Roman" w:cs="Times New Roman"/>
          <w:sz w:val="24"/>
          <w:szCs w:val="24"/>
        </w:rPr>
        <w:t xml:space="preserve"> window, by the </w:t>
      </w:r>
      <w:proofErr w:type="spellStart"/>
      <w:r w:rsidR="10A45D06" w:rsidRPr="19D6BF81">
        <w:rPr>
          <w:rFonts w:ascii="Times New Roman" w:hAnsi="Times New Roman" w:cs="Times New Roman"/>
          <w:sz w:val="24"/>
          <w:szCs w:val="24"/>
        </w:rPr>
        <w:t>M</w:t>
      </w:r>
      <w:r w:rsidR="7008E2EC" w:rsidRPr="19D6BF81">
        <w:rPr>
          <w:rFonts w:ascii="Times New Roman" w:hAnsi="Times New Roman" w:cs="Times New Roman"/>
          <w:sz w:val="24"/>
          <w:szCs w:val="24"/>
        </w:rPr>
        <w:t>atlab</w:t>
      </w:r>
      <w:proofErr w:type="spellEnd"/>
      <w:r w:rsidR="7008E2EC" w:rsidRPr="19D6BF81">
        <w:rPr>
          <w:rFonts w:ascii="Times New Roman" w:hAnsi="Times New Roman" w:cs="Times New Roman"/>
          <w:sz w:val="24"/>
          <w:szCs w:val="24"/>
        </w:rPr>
        <w:t xml:space="preserve"> icon. Once your code is running, read the below.</w:t>
      </w:r>
      <w:r w:rsidR="00130CF8" w:rsidRPr="0096638F">
        <w:rPr>
          <w:rFonts w:ascii="Times New Roman" w:hAnsi="Times New Roman" w:cs="Times New Roman"/>
          <w:sz w:val="24"/>
        </w:rPr>
        <w:br/>
      </w:r>
      <w:r w:rsidRPr="0096638F">
        <w:rPr>
          <w:rFonts w:ascii="Times New Roman" w:hAnsi="Times New Roman" w:cs="Times New Roman"/>
          <w:sz w:val="24"/>
        </w:rPr>
        <w:br/>
      </w:r>
      <w:r w:rsidR="2C8699FE" w:rsidRPr="19D6BF81">
        <w:rPr>
          <w:rFonts w:ascii="Times New Roman" w:hAnsi="Times New Roman" w:cs="Times New Roman"/>
          <w:sz w:val="24"/>
          <w:szCs w:val="24"/>
        </w:rPr>
        <w:t xml:space="preserve">Interestingly, </w:t>
      </w:r>
      <w:r w:rsidR="577A9C8F" w:rsidRPr="19D6BF81">
        <w:rPr>
          <w:rFonts w:ascii="Times New Roman" w:hAnsi="Times New Roman" w:cs="Times New Roman"/>
          <w:sz w:val="24"/>
          <w:szCs w:val="24"/>
        </w:rPr>
        <w:t>ECG analysis is not something that even cardiologists are 100% accurate at analyzing</w:t>
      </w:r>
      <w:r w:rsidR="567D0491" w:rsidRPr="19D6BF81">
        <w:rPr>
          <w:rFonts w:ascii="Times New Roman" w:hAnsi="Times New Roman" w:cs="Times New Roman"/>
          <w:sz w:val="24"/>
          <w:szCs w:val="24"/>
        </w:rPr>
        <w:t xml:space="preserve">. </w:t>
      </w:r>
      <w:r w:rsidR="56C1A4BA" w:rsidRPr="19D6BF81">
        <w:rPr>
          <w:rFonts w:ascii="Times New Roman" w:hAnsi="Times New Roman" w:cs="Times New Roman"/>
          <w:sz w:val="24"/>
          <w:szCs w:val="24"/>
        </w:rPr>
        <w:t xml:space="preserve">With the increasing prevalence of AI prediction tools, hospitals would be interested in a tool that can accurately, with low false positives and low false negatives, predict A-Fib. </w:t>
      </w:r>
      <w:r w:rsidR="3019771A" w:rsidRPr="19D6BF81">
        <w:rPr>
          <w:rFonts w:ascii="Times New Roman" w:hAnsi="Times New Roman" w:cs="Times New Roman"/>
          <w:sz w:val="24"/>
          <w:szCs w:val="24"/>
        </w:rPr>
        <w:t xml:space="preserve">We pretrained a deep learning </w:t>
      </w:r>
      <w:r w:rsidR="11349483" w:rsidRPr="19D6BF81">
        <w:rPr>
          <w:rFonts w:ascii="Times New Roman" w:hAnsi="Times New Roman" w:cs="Times New Roman"/>
          <w:sz w:val="24"/>
          <w:szCs w:val="24"/>
        </w:rPr>
        <w:t xml:space="preserve">model </w:t>
      </w:r>
      <w:r w:rsidR="3019771A" w:rsidRPr="19D6BF81">
        <w:rPr>
          <w:rFonts w:ascii="Times New Roman" w:hAnsi="Times New Roman" w:cs="Times New Roman"/>
          <w:sz w:val="24"/>
          <w:szCs w:val="24"/>
        </w:rPr>
        <w:t xml:space="preserve">on </w:t>
      </w:r>
      <w:r w:rsidR="5341C7E3" w:rsidRPr="19D6BF81">
        <w:rPr>
          <w:rFonts w:ascii="Times New Roman" w:hAnsi="Times New Roman" w:cs="Times New Roman"/>
          <w:sz w:val="24"/>
          <w:szCs w:val="24"/>
        </w:rPr>
        <w:t>about 8000 ECG signals</w:t>
      </w:r>
      <w:r w:rsidR="00231EF9" w:rsidRPr="19D6BF81">
        <w:rPr>
          <w:rStyle w:val="FootnoteReference"/>
          <w:rFonts w:ascii="Times New Roman" w:hAnsi="Times New Roman" w:cs="Times New Roman"/>
          <w:sz w:val="24"/>
          <w:szCs w:val="24"/>
        </w:rPr>
        <w:footnoteReference w:id="2"/>
      </w:r>
      <w:r w:rsidR="5341C7E3" w:rsidRPr="19D6BF81">
        <w:rPr>
          <w:rFonts w:ascii="Times New Roman" w:hAnsi="Times New Roman" w:cs="Times New Roman"/>
          <w:sz w:val="24"/>
          <w:szCs w:val="24"/>
        </w:rPr>
        <w:t xml:space="preserve">. Pretraining means </w:t>
      </w:r>
      <w:r w:rsidR="6D38A669" w:rsidRPr="19D6BF81">
        <w:rPr>
          <w:rFonts w:ascii="Times New Roman" w:hAnsi="Times New Roman" w:cs="Times New Roman"/>
          <w:sz w:val="24"/>
          <w:szCs w:val="24"/>
        </w:rPr>
        <w:t xml:space="preserve">the model </w:t>
      </w:r>
      <w:r w:rsidR="5341C7E3" w:rsidRPr="19D6BF81">
        <w:rPr>
          <w:rFonts w:ascii="Times New Roman" w:hAnsi="Times New Roman" w:cs="Times New Roman"/>
          <w:sz w:val="24"/>
          <w:szCs w:val="24"/>
        </w:rPr>
        <w:t>learned what to look for in ECGs to best predict A</w:t>
      </w:r>
      <w:r w:rsidR="4F3CFDF3" w:rsidRPr="19D6BF81">
        <w:rPr>
          <w:rFonts w:ascii="Times New Roman" w:hAnsi="Times New Roman" w:cs="Times New Roman"/>
          <w:sz w:val="24"/>
          <w:szCs w:val="24"/>
        </w:rPr>
        <w:t>-</w:t>
      </w:r>
      <w:r w:rsidR="5341C7E3" w:rsidRPr="19D6BF81">
        <w:rPr>
          <w:rFonts w:ascii="Times New Roman" w:hAnsi="Times New Roman" w:cs="Times New Roman"/>
          <w:sz w:val="24"/>
          <w:szCs w:val="24"/>
        </w:rPr>
        <w:t>Fib/not A</w:t>
      </w:r>
      <w:r w:rsidR="2EFDF490" w:rsidRPr="19D6BF81">
        <w:rPr>
          <w:rFonts w:ascii="Times New Roman" w:hAnsi="Times New Roman" w:cs="Times New Roman"/>
          <w:sz w:val="24"/>
          <w:szCs w:val="24"/>
        </w:rPr>
        <w:t>-</w:t>
      </w:r>
      <w:r w:rsidR="5341C7E3" w:rsidRPr="19D6BF81">
        <w:rPr>
          <w:rFonts w:ascii="Times New Roman" w:hAnsi="Times New Roman" w:cs="Times New Roman"/>
          <w:sz w:val="24"/>
          <w:szCs w:val="24"/>
        </w:rPr>
        <w:t>Fib</w:t>
      </w:r>
      <w:r w:rsidR="6D38A669" w:rsidRPr="19D6BF81">
        <w:rPr>
          <w:rFonts w:ascii="Times New Roman" w:hAnsi="Times New Roman" w:cs="Times New Roman"/>
          <w:sz w:val="24"/>
          <w:szCs w:val="24"/>
        </w:rPr>
        <w:t xml:space="preserve">. </w:t>
      </w:r>
      <w:r w:rsidR="5341C7E3" w:rsidRPr="19D6BF81">
        <w:rPr>
          <w:rFonts w:ascii="Times New Roman" w:hAnsi="Times New Roman" w:cs="Times New Roman"/>
          <w:sz w:val="24"/>
          <w:szCs w:val="24"/>
        </w:rPr>
        <w:t>After the model is trained</w:t>
      </w:r>
      <w:r w:rsidR="6D38A669" w:rsidRPr="19D6BF81">
        <w:rPr>
          <w:rFonts w:ascii="Times New Roman" w:hAnsi="Times New Roman" w:cs="Times New Roman"/>
          <w:sz w:val="24"/>
          <w:szCs w:val="24"/>
        </w:rPr>
        <w:t xml:space="preserve">, we can use it for </w:t>
      </w:r>
      <w:r w:rsidR="6D38A669" w:rsidRPr="15268AF3">
        <w:rPr>
          <w:rFonts w:ascii="Times New Roman" w:hAnsi="Times New Roman" w:cs="Times New Roman"/>
          <w:i/>
          <w:iCs/>
          <w:sz w:val="24"/>
          <w:szCs w:val="24"/>
        </w:rPr>
        <w:t>inference</w:t>
      </w:r>
      <w:r w:rsidR="6D38A669" w:rsidRPr="19D6BF81">
        <w:rPr>
          <w:rFonts w:ascii="Times New Roman" w:hAnsi="Times New Roman" w:cs="Times New Roman"/>
          <w:sz w:val="24"/>
          <w:szCs w:val="24"/>
        </w:rPr>
        <w:t xml:space="preserve"> – </w:t>
      </w:r>
      <w:r w:rsidR="6D38A669" w:rsidRPr="19D6BF81">
        <w:rPr>
          <w:rFonts w:ascii="Times New Roman" w:hAnsi="Times New Roman" w:cs="Times New Roman"/>
          <w:sz w:val="24"/>
          <w:szCs w:val="24"/>
        </w:rPr>
        <w:lastRenderedPageBreak/>
        <w:t>meaning to look at a new signal and classify it as A</w:t>
      </w:r>
      <w:r w:rsidR="7BDF6E55" w:rsidRPr="19D6BF81">
        <w:rPr>
          <w:rFonts w:ascii="Times New Roman" w:hAnsi="Times New Roman" w:cs="Times New Roman"/>
          <w:sz w:val="24"/>
          <w:szCs w:val="24"/>
        </w:rPr>
        <w:t>-</w:t>
      </w:r>
      <w:r w:rsidR="6D38A669" w:rsidRPr="19D6BF81">
        <w:rPr>
          <w:rFonts w:ascii="Times New Roman" w:hAnsi="Times New Roman" w:cs="Times New Roman"/>
          <w:sz w:val="24"/>
          <w:szCs w:val="24"/>
        </w:rPr>
        <w:t>Fib/not A</w:t>
      </w:r>
      <w:r w:rsidR="53CB5F15" w:rsidRPr="19D6BF81">
        <w:rPr>
          <w:rFonts w:ascii="Times New Roman" w:hAnsi="Times New Roman" w:cs="Times New Roman"/>
          <w:sz w:val="24"/>
          <w:szCs w:val="24"/>
        </w:rPr>
        <w:t>-</w:t>
      </w:r>
      <w:r w:rsidR="6D38A669" w:rsidRPr="19D6BF81">
        <w:rPr>
          <w:rFonts w:ascii="Times New Roman" w:hAnsi="Times New Roman" w:cs="Times New Roman"/>
          <w:sz w:val="24"/>
          <w:szCs w:val="24"/>
        </w:rPr>
        <w:t xml:space="preserve">Fib. </w:t>
      </w:r>
      <w:r w:rsidR="7DF542F7" w:rsidRPr="19D6BF81">
        <w:rPr>
          <w:rFonts w:ascii="Times New Roman" w:hAnsi="Times New Roman" w:cs="Times New Roman"/>
          <w:sz w:val="24"/>
          <w:szCs w:val="24"/>
        </w:rPr>
        <w:t xml:space="preserve">The code in Section 2 does the inference step on </w:t>
      </w:r>
      <w:r w:rsidR="0F9424D5" w:rsidRPr="19D6BF81">
        <w:rPr>
          <w:rFonts w:ascii="Times New Roman" w:hAnsi="Times New Roman" w:cs="Times New Roman"/>
          <w:sz w:val="24"/>
          <w:szCs w:val="24"/>
        </w:rPr>
        <w:t xml:space="preserve">998 new ECG signals that the model has never seen before. That allows us to test the accuracy of our </w:t>
      </w:r>
      <w:r w:rsidR="11349483" w:rsidRPr="19D6BF81">
        <w:rPr>
          <w:rFonts w:ascii="Times New Roman" w:hAnsi="Times New Roman" w:cs="Times New Roman"/>
          <w:sz w:val="24"/>
          <w:szCs w:val="24"/>
        </w:rPr>
        <w:t xml:space="preserve">model. </w:t>
      </w:r>
      <w:r w:rsidR="000A2152" w:rsidRPr="0096638F">
        <w:rPr>
          <w:rFonts w:ascii="Times New Roman" w:hAnsi="Times New Roman" w:cs="Times New Roman"/>
          <w:sz w:val="24"/>
        </w:rPr>
        <w:br/>
      </w:r>
    </w:p>
    <w:p w14:paraId="46DE9EA6" w14:textId="5E9362AB" w:rsidR="00F74806" w:rsidRPr="0096638F" w:rsidRDefault="003E7C13" w:rsidP="57A86006">
      <w:pPr>
        <w:rPr>
          <w:rFonts w:ascii="Times New Roman" w:hAnsi="Times New Roman" w:cs="Times New Roman"/>
          <w:sz w:val="24"/>
          <w:szCs w:val="24"/>
        </w:rPr>
      </w:pPr>
      <w:r w:rsidRPr="57A86006">
        <w:rPr>
          <w:rFonts w:ascii="Times New Roman" w:hAnsi="Times New Roman" w:cs="Times New Roman"/>
          <w:sz w:val="24"/>
          <w:szCs w:val="24"/>
        </w:rPr>
        <w:t xml:space="preserve">While the </w:t>
      </w:r>
      <w:r w:rsidR="008F3CC1" w:rsidRPr="57A86006">
        <w:rPr>
          <w:rFonts w:ascii="Times New Roman" w:hAnsi="Times New Roman" w:cs="Times New Roman"/>
          <w:sz w:val="24"/>
          <w:szCs w:val="24"/>
        </w:rPr>
        <w:t>code</w:t>
      </w:r>
      <w:r w:rsidRPr="57A86006">
        <w:rPr>
          <w:rFonts w:ascii="Times New Roman" w:hAnsi="Times New Roman" w:cs="Times New Roman"/>
          <w:sz w:val="24"/>
          <w:szCs w:val="24"/>
        </w:rPr>
        <w:t xml:space="preserve"> is running, </w:t>
      </w:r>
      <w:r w:rsidR="008F3CC1" w:rsidRPr="57A86006">
        <w:rPr>
          <w:rFonts w:ascii="Times New Roman" w:hAnsi="Times New Roman" w:cs="Times New Roman"/>
          <w:sz w:val="24"/>
          <w:szCs w:val="24"/>
        </w:rPr>
        <w:t>(</w:t>
      </w:r>
      <w:r w:rsidR="002B57F2" w:rsidRPr="57A86006">
        <w:rPr>
          <w:rFonts w:ascii="Times New Roman" w:hAnsi="Times New Roman" w:cs="Times New Roman"/>
          <w:sz w:val="24"/>
          <w:szCs w:val="24"/>
        </w:rPr>
        <w:t xml:space="preserve">between </w:t>
      </w:r>
      <w:r w:rsidR="003667C5" w:rsidRPr="57A86006">
        <w:rPr>
          <w:rFonts w:ascii="Times New Roman" w:hAnsi="Times New Roman" w:cs="Times New Roman"/>
          <w:sz w:val="24"/>
          <w:szCs w:val="24"/>
        </w:rPr>
        <w:t>2</w:t>
      </w:r>
      <w:r w:rsidR="002B57F2" w:rsidRPr="57A86006">
        <w:rPr>
          <w:rFonts w:ascii="Times New Roman" w:hAnsi="Times New Roman" w:cs="Times New Roman"/>
          <w:sz w:val="24"/>
          <w:szCs w:val="24"/>
        </w:rPr>
        <w:t xml:space="preserve"> and </w:t>
      </w:r>
      <w:r w:rsidR="003667C5" w:rsidRPr="57A86006">
        <w:rPr>
          <w:rFonts w:ascii="Times New Roman" w:hAnsi="Times New Roman" w:cs="Times New Roman"/>
          <w:sz w:val="24"/>
          <w:szCs w:val="24"/>
        </w:rPr>
        <w:t>5</w:t>
      </w:r>
      <w:r w:rsidR="008F3CC1" w:rsidRPr="57A86006">
        <w:rPr>
          <w:rFonts w:ascii="Times New Roman" w:hAnsi="Times New Roman" w:cs="Times New Roman"/>
          <w:sz w:val="24"/>
          <w:szCs w:val="24"/>
        </w:rPr>
        <w:t xml:space="preserve"> minutes), </w:t>
      </w:r>
      <w:r w:rsidR="002B57F2" w:rsidRPr="57A86006">
        <w:rPr>
          <w:rFonts w:ascii="Times New Roman" w:hAnsi="Times New Roman" w:cs="Times New Roman"/>
          <w:sz w:val="24"/>
          <w:szCs w:val="24"/>
        </w:rPr>
        <w:t xml:space="preserve">start working </w:t>
      </w:r>
      <w:r w:rsidR="00C627C8" w:rsidRPr="57A86006">
        <w:rPr>
          <w:rFonts w:ascii="Times New Roman" w:hAnsi="Times New Roman" w:cs="Times New Roman"/>
          <w:sz w:val="24"/>
          <w:szCs w:val="24"/>
        </w:rPr>
        <w:t>on the problems below</w:t>
      </w:r>
      <w:r w:rsidR="428196AC" w:rsidRPr="57A86006">
        <w:rPr>
          <w:rFonts w:ascii="Times New Roman" w:hAnsi="Times New Roman" w:cs="Times New Roman"/>
          <w:sz w:val="24"/>
          <w:szCs w:val="24"/>
        </w:rPr>
        <w:t xml:space="preserve"> (</w:t>
      </w:r>
      <w:r w:rsidR="23FE383B" w:rsidRPr="57A86006">
        <w:rPr>
          <w:rFonts w:ascii="Times New Roman" w:hAnsi="Times New Roman" w:cs="Times New Roman"/>
          <w:sz w:val="24"/>
          <w:szCs w:val="24"/>
        </w:rPr>
        <w:t>f</w:t>
      </w:r>
      <w:r w:rsidR="428196AC" w:rsidRPr="57A86006">
        <w:rPr>
          <w:rFonts w:ascii="Times New Roman" w:hAnsi="Times New Roman" w:cs="Times New Roman"/>
          <w:sz w:val="24"/>
          <w:szCs w:val="24"/>
        </w:rPr>
        <w:t xml:space="preserve">, </w:t>
      </w:r>
      <w:r w:rsidR="4ED9E53D" w:rsidRPr="57A86006">
        <w:rPr>
          <w:rFonts w:ascii="Times New Roman" w:hAnsi="Times New Roman" w:cs="Times New Roman"/>
          <w:sz w:val="24"/>
          <w:szCs w:val="24"/>
        </w:rPr>
        <w:t>h</w:t>
      </w:r>
      <w:r w:rsidR="59427CB7" w:rsidRPr="57A86006">
        <w:rPr>
          <w:rFonts w:ascii="Times New Roman" w:hAnsi="Times New Roman" w:cs="Times New Roman"/>
          <w:sz w:val="24"/>
          <w:szCs w:val="24"/>
        </w:rPr>
        <w:t>-</w:t>
      </w:r>
      <w:r w:rsidR="1480A12F" w:rsidRPr="57A86006">
        <w:rPr>
          <w:rFonts w:ascii="Times New Roman" w:hAnsi="Times New Roman" w:cs="Times New Roman"/>
          <w:sz w:val="24"/>
          <w:szCs w:val="24"/>
        </w:rPr>
        <w:t>k)</w:t>
      </w:r>
      <w:r w:rsidR="008F3CC1" w:rsidRPr="57A86006">
        <w:rPr>
          <w:rFonts w:ascii="Times New Roman" w:hAnsi="Times New Roman" w:cs="Times New Roman"/>
          <w:sz w:val="24"/>
          <w:szCs w:val="24"/>
        </w:rPr>
        <w:t>.</w:t>
      </w:r>
      <w:r w:rsidR="00B51193" w:rsidRPr="57A86006">
        <w:rPr>
          <w:rFonts w:ascii="Times New Roman" w:hAnsi="Times New Roman" w:cs="Times New Roman"/>
          <w:sz w:val="24"/>
          <w:szCs w:val="24"/>
        </w:rPr>
        <w:t xml:space="preserve"> </w:t>
      </w:r>
    </w:p>
    <w:p w14:paraId="745705A4" w14:textId="588F6F8F" w:rsidR="003E7C13" w:rsidRPr="00C82F5B" w:rsidRDefault="003E7C13" w:rsidP="00B768D1">
      <w:pPr>
        <w:pStyle w:val="ListParagraph"/>
        <w:numPr>
          <w:ilvl w:val="1"/>
          <w:numId w:val="25"/>
        </w:numPr>
        <w:spacing w:after="0" w:line="240" w:lineRule="auto"/>
        <w:rPr>
          <w:rFonts w:ascii="Times New Roman" w:hAnsi="Times New Roman" w:cs="Times New Roman"/>
        </w:rPr>
      </w:pPr>
      <w:r w:rsidRPr="10E30BCB">
        <w:rPr>
          <w:rFonts w:ascii="Times New Roman" w:hAnsi="Times New Roman" w:cs="Times New Roman"/>
        </w:rPr>
        <w:t xml:space="preserve">Why might </w:t>
      </w:r>
      <w:r w:rsidR="008F3CC1" w:rsidRPr="10E30BCB">
        <w:rPr>
          <w:rFonts w:ascii="Times New Roman" w:hAnsi="Times New Roman" w:cs="Times New Roman"/>
        </w:rPr>
        <w:t xml:space="preserve">a </w:t>
      </w:r>
      <w:r w:rsidRPr="10E30BCB">
        <w:rPr>
          <w:rFonts w:ascii="Times New Roman" w:hAnsi="Times New Roman" w:cs="Times New Roman"/>
        </w:rPr>
        <w:t xml:space="preserve">raw ECG signal be challenging to fit </w:t>
      </w:r>
      <w:r w:rsidR="5E733F2B" w:rsidRPr="10E30BCB">
        <w:rPr>
          <w:rFonts w:ascii="Times New Roman" w:hAnsi="Times New Roman" w:cs="Times New Roman"/>
        </w:rPr>
        <w:t xml:space="preserve">to a </w:t>
      </w:r>
      <w:r w:rsidRPr="10E30BCB">
        <w:rPr>
          <w:rFonts w:ascii="Times New Roman" w:hAnsi="Times New Roman" w:cs="Times New Roman"/>
        </w:rPr>
        <w:t xml:space="preserve">mathematical </w:t>
      </w:r>
      <w:r w:rsidR="00C63901" w:rsidRPr="10E30BCB">
        <w:rPr>
          <w:rFonts w:ascii="Times New Roman" w:hAnsi="Times New Roman" w:cs="Times New Roman"/>
        </w:rPr>
        <w:t>model</w:t>
      </w:r>
      <w:r w:rsidR="3EAC1E76" w:rsidRPr="10E30BCB">
        <w:rPr>
          <w:rFonts w:ascii="Times New Roman" w:hAnsi="Times New Roman" w:cs="Times New Roman"/>
        </w:rPr>
        <w:t>?</w:t>
      </w:r>
      <w:r w:rsidR="008F3CC1" w:rsidRPr="10E30BCB">
        <w:rPr>
          <w:rFonts w:ascii="Times New Roman" w:hAnsi="Times New Roman" w:cs="Times New Roman"/>
        </w:rPr>
        <w:t xml:space="preserve"> </w:t>
      </w:r>
      <w:r w:rsidR="008F3CC1">
        <w:t>[Completion grade only]</w:t>
      </w:r>
    </w:p>
    <w:p w14:paraId="1163BB5B" w14:textId="1513E9DD" w:rsidR="00C82F5B" w:rsidRDefault="00C82F5B" w:rsidP="008506B2">
      <w:pPr>
        <w:pStyle w:val="ListParagraph"/>
        <w:spacing w:after="0" w:line="240" w:lineRule="auto"/>
        <w:rPr>
          <w:rFonts w:ascii="Times New Roman" w:hAnsi="Times New Roman" w:cs="Times New Roman"/>
        </w:rPr>
      </w:pPr>
    </w:p>
    <w:p w14:paraId="6F36D0A0" w14:textId="29709715" w:rsidR="00C82F5B" w:rsidRDefault="0B2E6044" w:rsidP="57A86006">
      <w:pPr>
        <w:pStyle w:val="ListParagraph"/>
        <w:spacing w:after="0" w:line="240" w:lineRule="auto"/>
        <w:rPr>
          <w:color w:val="FF0000"/>
        </w:rPr>
      </w:pPr>
      <w:r w:rsidRPr="57A86006">
        <w:rPr>
          <w:color w:val="FF0000"/>
        </w:rPr>
        <w:t>Students may be confused by the non-specificity of this question. T</w:t>
      </w:r>
      <w:r w:rsidR="3DD78724" w:rsidRPr="57A86006">
        <w:rPr>
          <w:color w:val="FF0000"/>
        </w:rPr>
        <w:t>here are some things about ECGs that are “easy” to quantify (peak-to-peak interval for example = HR)</w:t>
      </w:r>
      <w:r w:rsidR="2041348B" w:rsidRPr="57A86006">
        <w:rPr>
          <w:color w:val="FF0000"/>
        </w:rPr>
        <w:t>. Raw ECG signals (in the time domain) may be harder to fit compared to changing them to the frequency domain instead. Other examples...</w:t>
      </w:r>
    </w:p>
    <w:p w14:paraId="37FF8CA4" w14:textId="3609E8FE" w:rsidR="00C82F5B" w:rsidRDefault="2041348B" w:rsidP="008506B2">
      <w:pPr>
        <w:pStyle w:val="ListParagraph"/>
        <w:spacing w:after="0" w:line="240" w:lineRule="auto"/>
        <w:rPr>
          <w:rFonts w:ascii="Times New Roman" w:hAnsi="Times New Roman" w:cs="Times New Roman"/>
        </w:rPr>
      </w:pPr>
      <w:r w:rsidRPr="57A86006">
        <w:rPr>
          <w:color w:val="FF0000"/>
        </w:rPr>
        <w:t>A</w:t>
      </w:r>
      <w:r w:rsidR="3DD78724" w:rsidRPr="57A86006">
        <w:rPr>
          <w:color w:val="FF0000"/>
        </w:rPr>
        <w:t xml:space="preserve"> raw ECG signal has many potential issues – nois</w:t>
      </w:r>
      <w:r w:rsidR="73BDFBCA" w:rsidRPr="57A86006">
        <w:rPr>
          <w:color w:val="FF0000"/>
        </w:rPr>
        <w:t>y signal (bad electrode placement?)</w:t>
      </w:r>
      <w:r w:rsidR="3DD78724" w:rsidRPr="57A86006">
        <w:rPr>
          <w:color w:val="FF0000"/>
        </w:rPr>
        <w:t>,</w:t>
      </w:r>
      <w:r w:rsidR="720D58C7" w:rsidRPr="57A86006">
        <w:rPr>
          <w:color w:val="FF0000"/>
        </w:rPr>
        <w:t xml:space="preserve"> </w:t>
      </w:r>
      <w:r w:rsidR="55FE9F49" w:rsidRPr="57A86006">
        <w:rPr>
          <w:color w:val="FF0000"/>
        </w:rPr>
        <w:t>etc</w:t>
      </w:r>
      <w:r w:rsidR="54C338F2" w:rsidRPr="57A86006">
        <w:rPr>
          <w:color w:val="FF0000"/>
        </w:rPr>
        <w:t>. Students should identify one or more relevant issues.</w:t>
      </w:r>
      <w:r w:rsidR="00B768D1">
        <w:br/>
      </w:r>
      <w:r w:rsidR="00B768D1">
        <w:br/>
      </w:r>
      <w:r w:rsidR="00B768D1">
        <w:br/>
      </w:r>
      <w:r w:rsidR="00B768D1">
        <w:br/>
      </w:r>
      <w:r w:rsidR="00B768D1">
        <w:br/>
      </w:r>
    </w:p>
    <w:p w14:paraId="1AE48B0E" w14:textId="77777777" w:rsidR="00C82F5B" w:rsidRPr="00C82F5B" w:rsidRDefault="00C82F5B" w:rsidP="008506B2">
      <w:pPr>
        <w:pStyle w:val="ListParagraph"/>
        <w:spacing w:after="0" w:line="240" w:lineRule="auto"/>
        <w:rPr>
          <w:rFonts w:ascii="Times New Roman" w:hAnsi="Times New Roman" w:cs="Times New Roman"/>
        </w:rPr>
      </w:pPr>
    </w:p>
    <w:p w14:paraId="6AA6554D" w14:textId="530B7EC3" w:rsidR="00981DA7" w:rsidRDefault="00981DA7" w:rsidP="00CF62F6">
      <w:pPr>
        <w:pStyle w:val="Gautam1"/>
        <w:numPr>
          <w:ilvl w:val="1"/>
          <w:numId w:val="25"/>
        </w:numPr>
      </w:pPr>
      <w:r>
        <w:t xml:space="preserve">Enter the data from </w:t>
      </w:r>
      <w:r w:rsidR="784C6508">
        <w:t>S</w:t>
      </w:r>
      <w:r>
        <w:t>ection 2 of the code into the spreadsheet. You should enter the time it took to run (</w:t>
      </w:r>
      <w:proofErr w:type="spellStart"/>
      <w:r>
        <w:t>inference_time</w:t>
      </w:r>
      <w:proofErr w:type="spellEnd"/>
      <w:r>
        <w:t>), the overall accuracy (</w:t>
      </w:r>
      <w:proofErr w:type="spellStart"/>
      <w:r>
        <w:t>T</w:t>
      </w:r>
      <w:r w:rsidR="00555CE8">
        <w:t>est</w:t>
      </w:r>
      <w:r>
        <w:t>_Accuracy</w:t>
      </w:r>
      <w:proofErr w:type="spellEnd"/>
      <w:r>
        <w:t xml:space="preserve">) and the true positives, false positives, true negatives, and false negatives from the </w:t>
      </w:r>
      <w:r w:rsidR="7A9B966E">
        <w:t>“</w:t>
      </w:r>
      <w:r>
        <w:t>confusion chart</w:t>
      </w:r>
      <w:r w:rsidR="021B7179">
        <w:t>” that prints below Section 2</w:t>
      </w:r>
      <w:r>
        <w:t xml:space="preserve">. </w:t>
      </w:r>
      <w:r w:rsidR="00EA66EB" w:rsidRPr="57A86006">
        <w:rPr>
          <w:b/>
          <w:bCs/>
        </w:rPr>
        <w:t xml:space="preserve">What do you think about the accuracy of this model for diagnosing </w:t>
      </w:r>
      <w:proofErr w:type="spellStart"/>
      <w:r w:rsidR="00EA66EB" w:rsidRPr="57A86006">
        <w:rPr>
          <w:b/>
          <w:bCs/>
        </w:rPr>
        <w:t>AFib</w:t>
      </w:r>
      <w:proofErr w:type="spellEnd"/>
      <w:r w:rsidR="00665050" w:rsidRPr="57A86006">
        <w:rPr>
          <w:b/>
          <w:bCs/>
        </w:rPr>
        <w:t xml:space="preserve"> in clinical settings</w:t>
      </w:r>
      <w:r w:rsidR="00EA66EB" w:rsidRPr="57A86006">
        <w:rPr>
          <w:b/>
          <w:bCs/>
        </w:rPr>
        <w:t>?</w:t>
      </w:r>
      <w:r w:rsidR="0C71E41A" w:rsidRPr="57A86006">
        <w:rPr>
          <w:b/>
          <w:bCs/>
        </w:rPr>
        <w:t xml:space="preserve"> </w:t>
      </w:r>
      <w:r w:rsidR="0C71E41A">
        <w:t>[Completion grade only]</w:t>
      </w:r>
      <w:r>
        <w:br/>
      </w:r>
      <w:r>
        <w:br/>
      </w:r>
      <w:r>
        <w:br/>
      </w:r>
      <w:r>
        <w:br/>
      </w:r>
      <w:r>
        <w:br/>
      </w:r>
      <w:r>
        <w:br/>
      </w:r>
      <w:r w:rsidR="46AAEE67">
        <w:t xml:space="preserve"> </w:t>
      </w:r>
    </w:p>
    <w:p w14:paraId="320260A5" w14:textId="52397C6F" w:rsidR="00C82F5B" w:rsidRDefault="00C82F5B" w:rsidP="00CF62F6">
      <w:pPr>
        <w:pStyle w:val="Gautam1"/>
        <w:numPr>
          <w:ilvl w:val="1"/>
          <w:numId w:val="25"/>
        </w:numPr>
      </w:pPr>
      <w:r>
        <w:t xml:space="preserve">As a clinician, would you rely on the AI tool you just used to </w:t>
      </w:r>
      <w:r w:rsidRPr="00C82F5B">
        <w:rPr>
          <w:u w:val="single"/>
        </w:rPr>
        <w:t>diagnose</w:t>
      </w:r>
      <w:r>
        <w:t xml:space="preserve"> A-Fib/decide a treatment procedure based on the output? [completion grade only]</w:t>
      </w:r>
      <w:r w:rsidR="004C5409">
        <w:br/>
      </w:r>
      <w:r w:rsidR="00B768D1">
        <w:br/>
      </w:r>
      <w:r w:rsidR="00B768D1">
        <w:br/>
      </w:r>
    </w:p>
    <w:p w14:paraId="3B21E740" w14:textId="7183911F" w:rsidR="00C82F5B" w:rsidRDefault="00C82F5B" w:rsidP="00CF62F6">
      <w:pPr>
        <w:pStyle w:val="Gautam1"/>
        <w:numPr>
          <w:ilvl w:val="1"/>
          <w:numId w:val="25"/>
        </w:numPr>
      </w:pPr>
      <w:r>
        <w:t xml:space="preserve">As a clinician, would you rely on the AI tool you just used to </w:t>
      </w:r>
      <w:r w:rsidRPr="57A86006">
        <w:rPr>
          <w:u w:val="single"/>
        </w:rPr>
        <w:t>eliminate</w:t>
      </w:r>
      <w:r>
        <w:t xml:space="preserve"> A-Fib diagnosis/decide a treatment procedure based on the output? [completion grade only]</w:t>
      </w:r>
    </w:p>
    <w:p w14:paraId="451192C3" w14:textId="3E3CD6AC" w:rsidR="57A86006" w:rsidRDefault="57A86006" w:rsidP="57A86006">
      <w:pPr>
        <w:pStyle w:val="Gautam1"/>
      </w:pPr>
    </w:p>
    <w:p w14:paraId="4557F4E3" w14:textId="039BB39F" w:rsidR="57A86006" w:rsidRDefault="57A86006" w:rsidP="57A86006">
      <w:pPr>
        <w:pStyle w:val="Gautam1"/>
      </w:pPr>
    </w:p>
    <w:p w14:paraId="12B92D2F" w14:textId="5939096A" w:rsidR="57A86006" w:rsidRDefault="57A86006" w:rsidP="57A86006">
      <w:pPr>
        <w:pStyle w:val="Gautam1"/>
      </w:pPr>
    </w:p>
    <w:p w14:paraId="53002EA9" w14:textId="7EE25CFA" w:rsidR="00C82F5B" w:rsidRDefault="06E9F548" w:rsidP="10E30BCB">
      <w:pPr>
        <w:pStyle w:val="Gautam1"/>
        <w:numPr>
          <w:ilvl w:val="1"/>
          <w:numId w:val="25"/>
        </w:numPr>
        <w:rPr>
          <w:color w:val="FF0000"/>
        </w:rPr>
      </w:pPr>
      <w:r>
        <w:lastRenderedPageBreak/>
        <w:t xml:space="preserve">As an ER resident, you make the </w:t>
      </w:r>
      <w:r w:rsidR="5B8362C8">
        <w:t>decision</w:t>
      </w:r>
      <w:r>
        <w:t xml:space="preserve"> to</w:t>
      </w:r>
      <w:r w:rsidR="2DC0C9AE">
        <w:t xml:space="preserve"> treat the patient </w:t>
      </w:r>
      <w:r w:rsidR="24E75C71">
        <w:t xml:space="preserve">in the case study </w:t>
      </w:r>
      <w:r w:rsidR="2DC0C9AE">
        <w:t>as if she is in A-Fib</w:t>
      </w:r>
      <w:r w:rsidR="2343E091">
        <w:t xml:space="preserve"> by administering </w:t>
      </w:r>
      <w:proofErr w:type="spellStart"/>
      <w:r w:rsidR="2343E091">
        <w:t>metropol</w:t>
      </w:r>
      <w:proofErr w:type="spellEnd"/>
      <w:r w:rsidR="50BE73C6">
        <w:t>, a beta-1-blocker</w:t>
      </w:r>
      <w:r w:rsidR="2DC0C9AE">
        <w:t>.</w:t>
      </w:r>
      <w:r w:rsidR="39B75FE4">
        <w:t xml:space="preserve"> </w:t>
      </w:r>
      <w:r w:rsidR="39B75FE4" w:rsidRPr="15268AF3">
        <w:rPr>
          <w:color w:val="FF0000"/>
        </w:rPr>
        <w:t>Beta 1 blockers work by reducing the heart rate and decreasing the force of contraction</w:t>
      </w:r>
      <w:r w:rsidR="2DC0C9AE">
        <w:t xml:space="preserve"> Would </w:t>
      </w:r>
      <w:r w:rsidR="1CA80F28">
        <w:t>metoprolol</w:t>
      </w:r>
      <w:r w:rsidR="15519453">
        <w:t xml:space="preserve"> </w:t>
      </w:r>
      <w:r w:rsidR="2DC0C9AE">
        <w:t xml:space="preserve">affect A-Fib? Would shocking the patient with an external defibrillator fix A-Fib? </w:t>
      </w:r>
      <w:r w:rsidR="3C741067">
        <w:t xml:space="preserve">An external defibrillator is a </w:t>
      </w:r>
      <w:r w:rsidR="5A3E362A">
        <w:t xml:space="preserve">synchronized shock that can be applied to a patient. </w:t>
      </w:r>
      <w:r w:rsidR="2DC0C9AE">
        <w:t xml:space="preserve">Explain why. </w:t>
      </w:r>
      <w:r w:rsidR="008F3CC1">
        <w:br/>
      </w:r>
      <w:r w:rsidR="008F3CC1">
        <w:br/>
      </w:r>
      <w:r w:rsidR="6083D5A2" w:rsidRPr="15268AF3">
        <w:rPr>
          <w:color w:val="FF0000"/>
        </w:rPr>
        <w:t xml:space="preserve">Template </w:t>
      </w:r>
      <w:r w:rsidR="399E80D7" w:rsidRPr="15268AF3">
        <w:rPr>
          <w:color w:val="FF0000"/>
        </w:rPr>
        <w:t>Answers</w:t>
      </w:r>
      <w:r w:rsidR="6083D5A2" w:rsidRPr="15268AF3">
        <w:rPr>
          <w:color w:val="FF0000"/>
        </w:rPr>
        <w:t xml:space="preserve"> </w:t>
      </w:r>
      <w:r w:rsidR="008F3CC1">
        <w:br/>
      </w:r>
      <w:r w:rsidR="73819AE1" w:rsidRPr="15268AF3">
        <w:rPr>
          <w:color w:val="FF0000"/>
        </w:rPr>
        <w:t>Beta 1 blockers</w:t>
      </w:r>
      <w:r w:rsidR="182C4B6A" w:rsidRPr="15268AF3">
        <w:rPr>
          <w:color w:val="FF0000"/>
        </w:rPr>
        <w:t xml:space="preserve"> </w:t>
      </w:r>
      <w:r w:rsidR="429A74AC" w:rsidRPr="15268AF3">
        <w:rPr>
          <w:color w:val="FF0000"/>
        </w:rPr>
        <w:t>work</w:t>
      </w:r>
      <w:r w:rsidR="40CFF365" w:rsidRPr="15268AF3">
        <w:rPr>
          <w:color w:val="FF0000"/>
        </w:rPr>
        <w:t xml:space="preserve"> </w:t>
      </w:r>
      <w:r w:rsidR="429A74AC" w:rsidRPr="15268AF3">
        <w:rPr>
          <w:color w:val="FF0000"/>
        </w:rPr>
        <w:t xml:space="preserve">by reducing the heart rate and decreasing the force of contraction, which helps control the ventricular rate in A-Fib. By blocking beta-1 adrenergic receptors in the heart, metoprolol slows down the transmission of electrical impulses through the AV node, which is crucial for rate control in patients with A-Fib. However, metoprolol </w:t>
      </w:r>
      <w:r w:rsidR="429A74AC" w:rsidRPr="15268AF3">
        <w:rPr>
          <w:color w:val="FF0000"/>
          <w:u w:val="single"/>
        </w:rPr>
        <w:t>does not directly</w:t>
      </w:r>
      <w:r w:rsidR="429A74AC" w:rsidRPr="15268AF3">
        <w:rPr>
          <w:color w:val="FF0000"/>
        </w:rPr>
        <w:t xml:space="preserve"> convert A-Fib into normal sinus rhythm; it primarily helps to manage symptoms by preventing rapid heart rates.</w:t>
      </w:r>
      <w:r w:rsidR="008F3CC1">
        <w:br/>
      </w:r>
      <w:r w:rsidR="008F3CC1">
        <w:br/>
      </w:r>
      <w:r w:rsidR="0C305195" w:rsidRPr="15268AF3">
        <w:rPr>
          <w:color w:val="FF0000"/>
        </w:rPr>
        <w:t xml:space="preserve">Shocking a patient with an </w:t>
      </w:r>
      <w:r w:rsidR="0C305195" w:rsidRPr="15268AF3">
        <w:rPr>
          <w:b/>
          <w:bCs/>
          <w:color w:val="FF0000"/>
        </w:rPr>
        <w:t>external defibrillator</w:t>
      </w:r>
      <w:r w:rsidR="0C305195" w:rsidRPr="15268AF3">
        <w:rPr>
          <w:color w:val="FF0000"/>
        </w:rPr>
        <w:t xml:space="preserve"> can potentially "fix" A-Fib. It works by resetting the heart's electrical activity, allowing the sinus node to resume its normal </w:t>
      </w:r>
      <w:proofErr w:type="spellStart"/>
      <w:r w:rsidR="0C305195" w:rsidRPr="15268AF3">
        <w:rPr>
          <w:color w:val="FF0000"/>
        </w:rPr>
        <w:t>pacemaking</w:t>
      </w:r>
      <w:proofErr w:type="spellEnd"/>
      <w:r w:rsidR="0C305195" w:rsidRPr="15268AF3">
        <w:rPr>
          <w:color w:val="FF0000"/>
        </w:rPr>
        <w:t xml:space="preserve"> function.</w:t>
      </w:r>
    </w:p>
    <w:p w14:paraId="759E310E" w14:textId="77777777" w:rsidR="0096638F" w:rsidRDefault="0096638F" w:rsidP="00CF62F6">
      <w:pPr>
        <w:pStyle w:val="Gautam1"/>
      </w:pPr>
    </w:p>
    <w:p w14:paraId="41FE900D" w14:textId="21CC095B" w:rsidR="00C908A4" w:rsidRDefault="079EBB9C" w:rsidP="00CF62F6">
      <w:pPr>
        <w:pStyle w:val="Gautam1"/>
        <w:numPr>
          <w:ilvl w:val="1"/>
          <w:numId w:val="25"/>
        </w:numPr>
      </w:pPr>
      <w:r>
        <w:t xml:space="preserve">If you had decided that the patient was not in A-Fib but she actually was (a </w:t>
      </w:r>
      <w:r w:rsidR="00C908A4">
        <w:t>false negative</w:t>
      </w:r>
      <w:r w:rsidR="3B73A1CB">
        <w:t>), w</w:t>
      </w:r>
      <w:r w:rsidR="00C908A4">
        <w:t xml:space="preserve">hat would be the consequences of untreated A-Fib in terms of blood pressure? </w:t>
      </w:r>
      <w:r>
        <w:br/>
      </w:r>
      <w:r>
        <w:br/>
      </w:r>
      <w:r w:rsidR="092E15DD" w:rsidRPr="15268AF3">
        <w:rPr>
          <w:color w:val="FF0000"/>
        </w:rPr>
        <w:t xml:space="preserve">Template </w:t>
      </w:r>
      <w:proofErr w:type="spellStart"/>
      <w:r w:rsidR="092E15DD" w:rsidRPr="15268AF3">
        <w:rPr>
          <w:color w:val="FF0000"/>
        </w:rPr>
        <w:t>ans</w:t>
      </w:r>
      <w:proofErr w:type="spellEnd"/>
      <w:r w:rsidR="092E15DD" w:rsidRPr="15268AF3">
        <w:rPr>
          <w:color w:val="FF0000"/>
        </w:rPr>
        <w:t xml:space="preserve">: Failing to diagnose A-Fib leads to unmanaged irregular heart rhythms, putting the patient at risk for </w:t>
      </w:r>
      <w:commentRangeStart w:id="3"/>
      <w:r w:rsidR="092E15DD" w:rsidRPr="15268AF3">
        <w:rPr>
          <w:color w:val="FF0000"/>
        </w:rPr>
        <w:t>both short-term blood pressure variability and long-term chronic hypertension</w:t>
      </w:r>
      <w:commentRangeEnd w:id="3"/>
      <w:r w:rsidR="00567DA8">
        <w:rPr>
          <w:rStyle w:val="CommentReference"/>
          <w:rFonts w:asciiTheme="minorHAnsi" w:hAnsiTheme="minorHAnsi"/>
        </w:rPr>
        <w:commentReference w:id="3"/>
      </w:r>
      <w:r w:rsidR="092E15DD" w:rsidRPr="15268AF3">
        <w:rPr>
          <w:color w:val="FF0000"/>
        </w:rPr>
        <w:t>. These complications can further progress to heart failure and increase the risk of systemic events such as stroke.</w:t>
      </w:r>
      <w:r>
        <w:br/>
      </w:r>
    </w:p>
    <w:p w14:paraId="7EEDAD40" w14:textId="5857D471" w:rsidR="19D6BF81" w:rsidRDefault="3824D915" w:rsidP="19D6BF81">
      <w:pPr>
        <w:pStyle w:val="Gautam1"/>
      </w:pPr>
      <w:r>
        <w:t xml:space="preserve">1. </w:t>
      </w:r>
      <w:r w:rsidR="621556C6">
        <w:t>Direction of Blood Flow Through the Heart</w:t>
      </w:r>
      <w:r w:rsidR="19D6BF81">
        <w:br/>
      </w:r>
      <w:r w:rsidR="621556C6">
        <w:t xml:space="preserve"> On the whiteboard diagram a heart and use a </w:t>
      </w:r>
      <w:proofErr w:type="gramStart"/>
      <w:r w:rsidR="621556C6">
        <w:t>different colored markers</w:t>
      </w:r>
      <w:proofErr w:type="gramEnd"/>
      <w:r w:rsidR="621556C6">
        <w:t xml:space="preserve"> to show the correct sequence of blood flow through the major chambers and valves, starting from the systemic veins and ending with the systemic arteries.</w:t>
      </w:r>
      <w:r w:rsidR="27A33BE8">
        <w:t xml:space="preserve"> Make sure to label all the relevant parts like the chambers, the cardiac valves, the major blood vessels</w:t>
      </w:r>
      <w:r w:rsidR="19D6BF81">
        <w:br/>
      </w:r>
      <w:r w:rsidR="19D6BF81">
        <w:br/>
      </w:r>
      <w:r w:rsidR="50E6A2C3" w:rsidRPr="294A4625">
        <w:rPr>
          <w:color w:val="FF0000"/>
        </w:rPr>
        <w:t xml:space="preserve">Template Ans: </w:t>
      </w:r>
      <w:r w:rsidR="646699A5" w:rsidRPr="294A4625">
        <w:rPr>
          <w:color w:val="FF0000"/>
        </w:rPr>
        <w:t xml:space="preserve">TAs it’s okay if students draw 4 boxes to represent the heart chambers- that's what I’ll </w:t>
      </w:r>
      <w:r w:rsidR="646699A5" w:rsidRPr="294A4625">
        <w:rPr>
          <w:color w:val="FF0000"/>
        </w:rPr>
        <w:lastRenderedPageBreak/>
        <w:t xml:space="preserve">be doing! </w:t>
      </w:r>
      <w:r w:rsidR="0CA327E5" w:rsidRPr="294A4625">
        <w:rPr>
          <w:color w:val="FF0000"/>
        </w:rPr>
        <w:t>But watch for: skipping the lungs or confusing tricuspid/mitral positions.</w:t>
      </w:r>
      <w:r w:rsidR="19D6BF81">
        <w:br/>
      </w:r>
      <w:r w:rsidR="0F9D1E0D">
        <w:rPr>
          <w:noProof/>
        </w:rPr>
        <w:drawing>
          <wp:inline distT="0" distB="0" distL="0" distR="0" wp14:anchorId="312E042B" wp14:editId="00D71A37">
            <wp:extent cx="2619375" cy="1743075"/>
            <wp:effectExtent l="0" t="0" r="0" b="0"/>
            <wp:docPr id="111594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4699" name=""/>
                    <pic:cNvPicPr/>
                  </pic:nvPicPr>
                  <pic:blipFill>
                    <a:blip r:embed="rId16">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14:paraId="6A93C492" w14:textId="41B1A926" w:rsidR="2DE6E576" w:rsidRDefault="36B37B96" w:rsidP="2DE6E576">
      <w:pPr>
        <w:pStyle w:val="Gautam1"/>
      </w:pPr>
      <w:r>
        <w:t xml:space="preserve">2. </w:t>
      </w:r>
      <w:r w:rsidR="42D0E812" w:rsidRPr="294A4625">
        <w:rPr>
          <w:b/>
          <w:bCs/>
        </w:rPr>
        <w:t>What Causes Heart Valves to Open and Close, and What Are Their Main Functions?</w:t>
      </w:r>
      <w:r w:rsidR="2DE6E576">
        <w:br/>
      </w:r>
      <w:r w:rsidR="42D0E812">
        <w:t xml:space="preserve"> Explain what drives the opening and closing of the atrioventricular (AV) and semilunar valves (SL) and describe their key roles in maintaining effective blood flow.</w:t>
      </w:r>
    </w:p>
    <w:p w14:paraId="518FFCE0" w14:textId="66C3B02A" w:rsidR="2DE6E576" w:rsidRDefault="42D0E812" w:rsidP="294A4625">
      <w:pPr>
        <w:pStyle w:val="Gautam1"/>
        <w:rPr>
          <w:b/>
          <w:bCs/>
          <w:color w:val="00B050"/>
        </w:rPr>
      </w:pPr>
      <w:r w:rsidRPr="294A4625">
        <w:rPr>
          <w:color w:val="FF0000"/>
        </w:rPr>
        <w:t>Template Answer:</w:t>
      </w:r>
      <w:r w:rsidR="2DE6E576">
        <w:br/>
      </w:r>
      <w:r w:rsidR="54848C0F" w:rsidRPr="294A4625">
        <w:rPr>
          <w:b/>
          <w:bCs/>
          <w:color w:val="00B050"/>
        </w:rPr>
        <w:t>TAs – Watch for: Students saying valves “create pressure” → clarify they respond to pressure, enabling efficient pressure buildup.</w:t>
      </w:r>
    </w:p>
    <w:p w14:paraId="74C42DEA" w14:textId="69B46B87" w:rsidR="2DE6E576" w:rsidRDefault="54848C0F" w:rsidP="2DE6E576">
      <w:pPr>
        <w:pStyle w:val="Gautam1"/>
      </w:pPr>
      <w:r w:rsidRPr="294A4625">
        <w:rPr>
          <w:color w:val="FF0000"/>
        </w:rPr>
        <w:t>Confusing AV vs. semilunar timing (AV open during diastole; semilunar open during systole).</w:t>
      </w:r>
    </w:p>
    <w:p w14:paraId="32BC7970" w14:textId="54D603A9" w:rsidR="2DE6E576" w:rsidRDefault="2DE6E576" w:rsidP="294A4625">
      <w:pPr>
        <w:pStyle w:val="Gautam1"/>
        <w:rPr>
          <w:color w:val="FF0000"/>
        </w:rPr>
      </w:pPr>
      <w:r>
        <w:br/>
      </w:r>
      <w:r w:rsidR="42D0E812" w:rsidRPr="294A4625">
        <w:rPr>
          <w:color w:val="FF0000"/>
        </w:rPr>
        <w:t xml:space="preserve"> Heart valves open and close in response to pressure differences between chambers:</w:t>
      </w:r>
    </w:p>
    <w:p w14:paraId="36808288" w14:textId="06373754" w:rsidR="2DE6E576" w:rsidRDefault="42D0E812" w:rsidP="294A4625">
      <w:pPr>
        <w:pStyle w:val="Gautam1"/>
        <w:numPr>
          <w:ilvl w:val="0"/>
          <w:numId w:val="2"/>
        </w:numPr>
        <w:rPr>
          <w:color w:val="FF0000"/>
        </w:rPr>
      </w:pPr>
      <w:r w:rsidRPr="294A4625">
        <w:rPr>
          <w:color w:val="FF0000"/>
        </w:rPr>
        <w:t>AV valves (mitral and tricuspid): open when atrial pressure &gt; ventricular pressure during filling, and close when ventricles contract and pressure rises above atrial pressure to prevent backflow.</w:t>
      </w:r>
    </w:p>
    <w:p w14:paraId="0A8F1242" w14:textId="7DA198E8" w:rsidR="2DE6E576" w:rsidRDefault="42D0E812" w:rsidP="294A4625">
      <w:pPr>
        <w:pStyle w:val="Gautam1"/>
        <w:numPr>
          <w:ilvl w:val="0"/>
          <w:numId w:val="2"/>
        </w:numPr>
        <w:rPr>
          <w:color w:val="FF0000"/>
        </w:rPr>
      </w:pPr>
      <w:r w:rsidRPr="294A4625">
        <w:rPr>
          <w:color w:val="FF0000"/>
        </w:rPr>
        <w:t>Semilunar valves (aortic and pulmonary): open when ventricular pressure &gt; arterial pressure during ejection, and close when arterial pressure exceeds ventricular pressure as the heart relaxes.</w:t>
      </w:r>
    </w:p>
    <w:p w14:paraId="66125586" w14:textId="527456EF" w:rsidR="2DE6E576" w:rsidRDefault="42D0E812" w:rsidP="294A4625">
      <w:pPr>
        <w:pStyle w:val="Gautam1"/>
        <w:rPr>
          <w:color w:val="FF0000"/>
        </w:rPr>
      </w:pPr>
      <w:r w:rsidRPr="294A4625">
        <w:rPr>
          <w:color w:val="FF0000"/>
        </w:rPr>
        <w:t>These pressure-driven movements ensure one-way blood flow and help build the pressure gradients needed to push blood forward through the heart and circulation.</w:t>
      </w:r>
    </w:p>
    <w:p w14:paraId="7821E5C3" w14:textId="02B4DCE1" w:rsidR="2DE6E576" w:rsidRDefault="27C2FF27" w:rsidP="2DE6E576">
      <w:pPr>
        <w:pStyle w:val="Gautam1"/>
      </w:pPr>
      <w:r>
        <w:t xml:space="preserve">3. </w:t>
      </w:r>
      <w:r w:rsidR="68ABCDE9" w:rsidRPr="294A4625">
        <w:rPr>
          <w:b/>
          <w:bCs/>
        </w:rPr>
        <w:t>Electrical Conduction Pathway</w:t>
      </w:r>
      <w:r w:rsidR="2DE6E576">
        <w:br/>
      </w:r>
      <w:r w:rsidR="68ABCDE9">
        <w:t xml:space="preserve"> On the whiteboard diagram the normal intrinsic conduction pathway of the heart.</w:t>
      </w:r>
    </w:p>
    <w:p w14:paraId="397AD731" w14:textId="762FF594" w:rsidR="2DE6E576" w:rsidRDefault="68ABCDE9" w:rsidP="2DE6E576">
      <w:pPr>
        <w:pStyle w:val="Gautam1"/>
      </w:pPr>
      <w:r>
        <w:lastRenderedPageBreak/>
        <w:t>Template Answer:</w:t>
      </w:r>
      <w:r w:rsidR="3DD03032">
        <w:t xml:space="preserve"> </w:t>
      </w:r>
      <w:r w:rsidR="3DD03032" w:rsidRPr="294A4625">
        <w:rPr>
          <w:b/>
          <w:bCs/>
          <w:color w:val="00B050"/>
        </w:rPr>
        <w:t>TAs – note: emphasize that atria contract first, then ventricles.</w:t>
      </w:r>
      <w:r w:rsidR="2DE6E576">
        <w:br/>
      </w:r>
      <w:r w:rsidR="250DF426">
        <w:rPr>
          <w:noProof/>
        </w:rPr>
        <w:drawing>
          <wp:inline distT="0" distB="0" distL="0" distR="0" wp14:anchorId="6F0F74C9" wp14:editId="2EC9A80E">
            <wp:extent cx="2362200" cy="1933575"/>
            <wp:effectExtent l="0" t="0" r="0" b="0"/>
            <wp:docPr id="167924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4888" name=""/>
                    <pic:cNvPicPr/>
                  </pic:nvPicPr>
                  <pic:blipFill>
                    <a:blip r:embed="rId17">
                      <a:extLst>
                        <a:ext uri="{28A0092B-C50C-407E-A947-70E740481C1C}">
                          <a14:useLocalDpi xmlns:a14="http://schemas.microsoft.com/office/drawing/2010/main" val="0"/>
                        </a:ext>
                      </a:extLst>
                    </a:blip>
                    <a:stretch>
                      <a:fillRect/>
                    </a:stretch>
                  </pic:blipFill>
                  <pic:spPr>
                    <a:xfrm>
                      <a:off x="0" y="0"/>
                      <a:ext cx="2362200" cy="1933575"/>
                    </a:xfrm>
                    <a:prstGeom prst="rect">
                      <a:avLst/>
                    </a:prstGeom>
                  </pic:spPr>
                </pic:pic>
              </a:graphicData>
            </a:graphic>
          </wp:inline>
        </w:drawing>
      </w:r>
      <w:r w:rsidR="2DE6E576">
        <w:br/>
      </w:r>
      <w:r>
        <w:t xml:space="preserve"> SA node → atrial muscle → AV node → bundle of His → right and left bundle branches → Purkinje fibers → ventricular muscle.</w:t>
      </w:r>
      <w:r w:rsidR="2DE6E576">
        <w:br/>
      </w:r>
      <w:r w:rsidR="2DE6E576">
        <w:br/>
      </w:r>
      <w:r w:rsidR="2DE6E576">
        <w:br/>
      </w:r>
      <w:r w:rsidR="2DE6E576">
        <w:br/>
      </w:r>
    </w:p>
    <w:p w14:paraId="2A6818DB" w14:textId="17DA7B6C" w:rsidR="2DE6E576" w:rsidRDefault="58F05DF4" w:rsidP="2DE6E576">
      <w:pPr>
        <w:pStyle w:val="Gautam1"/>
      </w:pPr>
      <w:r>
        <w:t>4. Cardiac Action Potentials — Conducting vs. Contractile Cells</w:t>
      </w:r>
      <w:r w:rsidR="2DE6E576">
        <w:br/>
      </w:r>
      <w:r>
        <w:t xml:space="preserve"> Draw and label the action potential for both pacemaker (nodal) and contractile (myocardial) cells.</w:t>
      </w:r>
      <w:r w:rsidR="2DE6E576">
        <w:br/>
      </w:r>
      <w:r>
        <w:t xml:space="preserve"> Identify key ion channels and phases for each.</w:t>
      </w:r>
      <w:r w:rsidR="2DE6E576">
        <w:br/>
      </w:r>
      <w:r w:rsidR="2DE6E576">
        <w:br/>
      </w:r>
      <w:r w:rsidR="63F81E12" w:rsidRPr="294A4625">
        <w:rPr>
          <w:color w:val="FF0000"/>
        </w:rPr>
        <w:t xml:space="preserve">Template Answer: </w:t>
      </w:r>
      <w:r w:rsidR="2DE6E576">
        <w:br/>
      </w:r>
      <w:r w:rsidR="2DE6E576">
        <w:tab/>
      </w:r>
      <w:r w:rsidR="63F81E12">
        <w:t>Nodal Cells</w:t>
      </w:r>
      <w:r w:rsidR="2DE6E576">
        <w:tab/>
      </w:r>
      <w:r w:rsidR="2DE6E576">
        <w:tab/>
      </w:r>
      <w:r w:rsidR="2DE6E576">
        <w:tab/>
      </w:r>
      <w:r w:rsidR="2DE6E576">
        <w:tab/>
      </w:r>
      <w:r w:rsidR="63F81E12">
        <w:t>Contractile Cells</w:t>
      </w:r>
      <w:r w:rsidR="2DE6E576">
        <w:br/>
      </w:r>
      <w:r w:rsidR="63F81E12">
        <w:rPr>
          <w:noProof/>
        </w:rPr>
        <w:drawing>
          <wp:inline distT="0" distB="0" distL="0" distR="0" wp14:anchorId="746B5F70" wp14:editId="42C71A89">
            <wp:extent cx="2371725" cy="1695450"/>
            <wp:effectExtent l="0" t="0" r="0" b="0"/>
            <wp:docPr id="773875975" name="Picture 197960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71725" cy="1695450"/>
                    </a:xfrm>
                    <a:prstGeom prst="rect">
                      <a:avLst/>
                    </a:prstGeom>
                  </pic:spPr>
                </pic:pic>
              </a:graphicData>
            </a:graphic>
          </wp:inline>
        </w:drawing>
      </w:r>
      <w:r w:rsidR="63F81E12">
        <w:rPr>
          <w:noProof/>
        </w:rPr>
        <w:drawing>
          <wp:inline distT="0" distB="0" distL="0" distR="0" wp14:anchorId="15E220B8" wp14:editId="561F08D3">
            <wp:extent cx="3028950" cy="1457325"/>
            <wp:effectExtent l="0" t="0" r="0" b="0"/>
            <wp:docPr id="1508450128" name="Picture 160797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028950" cy="1457325"/>
                    </a:xfrm>
                    <a:prstGeom prst="rect">
                      <a:avLst/>
                    </a:prstGeom>
                  </pic:spPr>
                </pic:pic>
              </a:graphicData>
            </a:graphic>
          </wp:inline>
        </w:drawing>
      </w:r>
    </w:p>
    <w:p w14:paraId="51407709" w14:textId="5FAA9C84" w:rsidR="2DE6E576" w:rsidRDefault="2DE6E576" w:rsidP="2DE6E576">
      <w:pPr>
        <w:pStyle w:val="Gautam1"/>
      </w:pPr>
    </w:p>
    <w:p w14:paraId="00DAB9BD" w14:textId="35D85F3F" w:rsidR="2DE6E576" w:rsidRDefault="0C652915" w:rsidP="294A4625">
      <w:pPr>
        <w:pStyle w:val="Gautam1"/>
        <w:spacing w:before="240" w:after="240"/>
      </w:pPr>
      <w:r>
        <w:t xml:space="preserve">5. </w:t>
      </w:r>
      <w:r w:rsidR="26F1804D" w:rsidRPr="294A4625">
        <w:rPr>
          <w:b/>
          <w:bCs/>
        </w:rPr>
        <w:t>Interpreting the EKG</w:t>
      </w:r>
      <w:r w:rsidR="2DE6E576">
        <w:br/>
      </w:r>
      <w:r w:rsidR="26F1804D" w:rsidRPr="294A4625">
        <w:t xml:space="preserve"> Using the EKG diagram provided below label the EKG waves and match each labeled EKG wave or interval to the corresponding electrical event:</w:t>
      </w:r>
      <w:r w:rsidR="1AF355D2" w:rsidRPr="294A4625">
        <w:t xml:space="preserve"> Keep this diagram handy you will use in Q 8 coming up!</w:t>
      </w:r>
    </w:p>
    <w:p w14:paraId="2D70FB87" w14:textId="7673397C" w:rsidR="2DE6E576" w:rsidRDefault="2DE6E576" w:rsidP="294A4625">
      <w:pPr>
        <w:pStyle w:val="Gautam1"/>
        <w:spacing w:before="240" w:after="240"/>
      </w:pPr>
      <w:r>
        <w:lastRenderedPageBreak/>
        <w:br/>
      </w:r>
      <w:r w:rsidR="7A5F5614">
        <w:rPr>
          <w:noProof/>
        </w:rPr>
        <w:drawing>
          <wp:inline distT="0" distB="0" distL="0" distR="0" wp14:anchorId="051025F5" wp14:editId="150EF434">
            <wp:extent cx="2190750" cy="1724041"/>
            <wp:effectExtent l="9525" t="9525" r="9525" b="9525"/>
            <wp:docPr id="946755399" name="drawing" descr="EKG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55399" name=""/>
                    <pic:cNvPicPr/>
                  </pic:nvPicPr>
                  <pic:blipFill>
                    <a:blip r:embed="rId20">
                      <a:extLst>
                        <a:ext uri="{28A0092B-C50C-407E-A947-70E740481C1C}">
                          <a14:useLocalDpi xmlns:a14="http://schemas.microsoft.com/office/drawing/2010/main"/>
                        </a:ext>
                      </a:extLst>
                    </a:blip>
                    <a:stretch>
                      <a:fillRect/>
                    </a:stretch>
                  </pic:blipFill>
                  <pic:spPr>
                    <a:xfrm>
                      <a:off x="0" y="0"/>
                      <a:ext cx="2190750" cy="1724041"/>
                    </a:xfrm>
                    <a:prstGeom prst="rect">
                      <a:avLst/>
                    </a:prstGeom>
                    <a:ln w="9525">
                      <a:solidFill>
                        <a:schemeClr val="tx1"/>
                      </a:solidFill>
                      <a:prstDash val="solid"/>
                    </a:ln>
                  </pic:spPr>
                </pic:pic>
              </a:graphicData>
            </a:graphic>
          </wp:inline>
        </w:drawing>
      </w:r>
      <w:r>
        <w:br/>
      </w:r>
      <w:r>
        <w:br/>
      </w:r>
      <w:r w:rsidR="023A05CC" w:rsidRPr="294A4625">
        <w:rPr>
          <w:b/>
          <w:bCs/>
          <w:color w:val="00B050"/>
        </w:rPr>
        <w:t>TA: Leave in ALL TEXT IN BLACK FONT AND LEAVE OUT RED FONT in the table below</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558"/>
        <w:gridCol w:w="2985"/>
        <w:gridCol w:w="4087"/>
      </w:tblGrid>
      <w:tr w:rsidR="294A4625" w14:paraId="3655BC62" w14:textId="77777777" w:rsidTr="294A4625">
        <w:trPr>
          <w:trHeight w:val="300"/>
        </w:trPr>
        <w:tc>
          <w:tcPr>
            <w:tcW w:w="2558" w:type="dxa"/>
            <w:vAlign w:val="center"/>
          </w:tcPr>
          <w:p w14:paraId="20C05171" w14:textId="7E3256A7" w:rsidR="294A4625" w:rsidRDefault="294A4625" w:rsidP="294A4625">
            <w:pPr>
              <w:spacing w:after="0"/>
              <w:jc w:val="center"/>
            </w:pPr>
            <w:r w:rsidRPr="294A4625">
              <w:rPr>
                <w:b/>
                <w:bCs/>
              </w:rPr>
              <w:t>EKG Component</w:t>
            </w:r>
          </w:p>
        </w:tc>
        <w:tc>
          <w:tcPr>
            <w:tcW w:w="2985" w:type="dxa"/>
            <w:vAlign w:val="center"/>
          </w:tcPr>
          <w:p w14:paraId="458EE1C8" w14:textId="4657682C" w:rsidR="294A4625" w:rsidRDefault="294A4625" w:rsidP="294A4625">
            <w:pPr>
              <w:spacing w:after="0"/>
              <w:jc w:val="center"/>
            </w:pPr>
            <w:r w:rsidRPr="294A4625">
              <w:rPr>
                <w:b/>
                <w:bCs/>
              </w:rPr>
              <w:t>Electrical Event</w:t>
            </w:r>
          </w:p>
        </w:tc>
        <w:tc>
          <w:tcPr>
            <w:tcW w:w="4087" w:type="dxa"/>
            <w:vAlign w:val="center"/>
          </w:tcPr>
          <w:p w14:paraId="138D5537" w14:textId="5A71F459" w:rsidR="294A4625" w:rsidRDefault="294A4625" w:rsidP="294A4625">
            <w:pPr>
              <w:spacing w:after="0"/>
              <w:jc w:val="center"/>
            </w:pPr>
            <w:r w:rsidRPr="294A4625">
              <w:rPr>
                <w:b/>
                <w:bCs/>
              </w:rPr>
              <w:t>Physiological Meaning</w:t>
            </w:r>
          </w:p>
        </w:tc>
      </w:tr>
      <w:tr w:rsidR="294A4625" w14:paraId="38145403" w14:textId="77777777" w:rsidTr="294A4625">
        <w:trPr>
          <w:trHeight w:val="300"/>
        </w:trPr>
        <w:tc>
          <w:tcPr>
            <w:tcW w:w="2558" w:type="dxa"/>
            <w:vAlign w:val="center"/>
          </w:tcPr>
          <w:p w14:paraId="2D431515" w14:textId="6E9175BB" w:rsidR="294A4625" w:rsidRDefault="294A4625" w:rsidP="294A4625">
            <w:pPr>
              <w:spacing w:after="0"/>
            </w:pPr>
            <w:r w:rsidRPr="294A4625">
              <w:rPr>
                <w:b/>
                <w:bCs/>
              </w:rPr>
              <w:t>P wave</w:t>
            </w:r>
          </w:p>
        </w:tc>
        <w:tc>
          <w:tcPr>
            <w:tcW w:w="2985" w:type="dxa"/>
            <w:vAlign w:val="center"/>
          </w:tcPr>
          <w:p w14:paraId="06C72D93" w14:textId="438A1D69" w:rsidR="294A4625" w:rsidRDefault="294A4625" w:rsidP="294A4625">
            <w:pPr>
              <w:spacing w:after="0"/>
              <w:rPr>
                <w:color w:val="FF0000"/>
              </w:rPr>
            </w:pPr>
            <w:r w:rsidRPr="294A4625">
              <w:rPr>
                <w:color w:val="FF0000"/>
              </w:rPr>
              <w:t>Atrial depolarization</w:t>
            </w:r>
          </w:p>
        </w:tc>
        <w:tc>
          <w:tcPr>
            <w:tcW w:w="4087" w:type="dxa"/>
            <w:vAlign w:val="center"/>
          </w:tcPr>
          <w:p w14:paraId="091E96DB" w14:textId="3A319A04" w:rsidR="294A4625" w:rsidRDefault="294A4625" w:rsidP="294A4625">
            <w:pPr>
              <w:spacing w:after="0"/>
              <w:rPr>
                <w:color w:val="FF0000"/>
              </w:rPr>
            </w:pPr>
            <w:r w:rsidRPr="294A4625">
              <w:rPr>
                <w:color w:val="FF0000"/>
              </w:rPr>
              <w:t>Initiation of atrial contraction</w:t>
            </w:r>
          </w:p>
        </w:tc>
      </w:tr>
      <w:tr w:rsidR="294A4625" w14:paraId="333C137B" w14:textId="77777777" w:rsidTr="294A4625">
        <w:trPr>
          <w:trHeight w:val="300"/>
        </w:trPr>
        <w:tc>
          <w:tcPr>
            <w:tcW w:w="2558" w:type="dxa"/>
            <w:vAlign w:val="center"/>
          </w:tcPr>
          <w:p w14:paraId="00C6B14C" w14:textId="7AB993F7" w:rsidR="294A4625" w:rsidRDefault="294A4625" w:rsidP="294A4625">
            <w:pPr>
              <w:spacing w:after="0"/>
            </w:pPr>
            <w:r w:rsidRPr="294A4625">
              <w:rPr>
                <w:b/>
                <w:bCs/>
              </w:rPr>
              <w:t>PR segment</w:t>
            </w:r>
          </w:p>
        </w:tc>
        <w:tc>
          <w:tcPr>
            <w:tcW w:w="2985" w:type="dxa"/>
            <w:vAlign w:val="center"/>
          </w:tcPr>
          <w:p w14:paraId="670F795A" w14:textId="1BA808F1" w:rsidR="294A4625" w:rsidRDefault="294A4625" w:rsidP="294A4625">
            <w:pPr>
              <w:spacing w:after="0"/>
            </w:pPr>
            <w:r>
              <w:t>Impulse delay at the AV node</w:t>
            </w:r>
          </w:p>
        </w:tc>
        <w:tc>
          <w:tcPr>
            <w:tcW w:w="4087" w:type="dxa"/>
            <w:vAlign w:val="center"/>
          </w:tcPr>
          <w:p w14:paraId="42079521" w14:textId="34DBA396" w:rsidR="294A4625" w:rsidRDefault="294A4625" w:rsidP="294A4625">
            <w:pPr>
              <w:spacing w:after="0"/>
              <w:rPr>
                <w:color w:val="FF0000"/>
              </w:rPr>
            </w:pPr>
            <w:r w:rsidRPr="294A4625">
              <w:rPr>
                <w:color w:val="FF0000"/>
              </w:rPr>
              <w:t>Allows ventricles time to fill before contraction</w:t>
            </w:r>
          </w:p>
        </w:tc>
      </w:tr>
      <w:tr w:rsidR="294A4625" w14:paraId="09BFE3C0" w14:textId="77777777" w:rsidTr="294A4625">
        <w:trPr>
          <w:trHeight w:val="300"/>
        </w:trPr>
        <w:tc>
          <w:tcPr>
            <w:tcW w:w="2558" w:type="dxa"/>
            <w:vAlign w:val="center"/>
          </w:tcPr>
          <w:p w14:paraId="3022C7AE" w14:textId="0890AFC8" w:rsidR="294A4625" w:rsidRDefault="294A4625" w:rsidP="294A4625">
            <w:pPr>
              <w:spacing w:after="0"/>
            </w:pPr>
            <w:r w:rsidRPr="294A4625">
              <w:rPr>
                <w:b/>
                <w:bCs/>
              </w:rPr>
              <w:t>PR interval (beginning of P to beginning of QRS)</w:t>
            </w:r>
          </w:p>
        </w:tc>
        <w:tc>
          <w:tcPr>
            <w:tcW w:w="2985" w:type="dxa"/>
            <w:vAlign w:val="center"/>
          </w:tcPr>
          <w:p w14:paraId="35693419" w14:textId="60A58357" w:rsidR="294A4625" w:rsidRDefault="294A4625" w:rsidP="294A4625">
            <w:pPr>
              <w:spacing w:after="0"/>
            </w:pPr>
            <w:r>
              <w:t xml:space="preserve">Atrial depolarization </w:t>
            </w:r>
            <w:r w:rsidRPr="294A4625">
              <w:rPr>
                <w:b/>
                <w:bCs/>
              </w:rPr>
              <w:t>+</w:t>
            </w:r>
            <w:r>
              <w:t xml:space="preserve"> AV node conduction</w:t>
            </w:r>
          </w:p>
        </w:tc>
        <w:tc>
          <w:tcPr>
            <w:tcW w:w="4087" w:type="dxa"/>
            <w:vAlign w:val="center"/>
          </w:tcPr>
          <w:p w14:paraId="18B19936" w14:textId="4BFA78FA" w:rsidR="294A4625" w:rsidRDefault="294A4625" w:rsidP="294A4625">
            <w:pPr>
              <w:spacing w:after="0"/>
              <w:rPr>
                <w:color w:val="FF0000"/>
              </w:rPr>
            </w:pPr>
            <w:r w:rsidRPr="294A4625">
              <w:rPr>
                <w:color w:val="FF0000"/>
              </w:rPr>
              <w:t>Total time for impulse to travel from atria to ventricles</w:t>
            </w:r>
          </w:p>
        </w:tc>
      </w:tr>
      <w:tr w:rsidR="294A4625" w14:paraId="48BCA3BA" w14:textId="77777777" w:rsidTr="294A4625">
        <w:trPr>
          <w:trHeight w:val="300"/>
        </w:trPr>
        <w:tc>
          <w:tcPr>
            <w:tcW w:w="2558" w:type="dxa"/>
            <w:vAlign w:val="center"/>
          </w:tcPr>
          <w:p w14:paraId="1DD6F03E" w14:textId="09ADAA2B" w:rsidR="294A4625" w:rsidRDefault="294A4625" w:rsidP="294A4625">
            <w:pPr>
              <w:spacing w:after="0"/>
            </w:pPr>
            <w:r w:rsidRPr="294A4625">
              <w:rPr>
                <w:b/>
                <w:bCs/>
              </w:rPr>
              <w:t>QRS complex</w:t>
            </w:r>
          </w:p>
        </w:tc>
        <w:tc>
          <w:tcPr>
            <w:tcW w:w="2985" w:type="dxa"/>
            <w:vAlign w:val="center"/>
          </w:tcPr>
          <w:p w14:paraId="33D55283" w14:textId="05A4C8D1" w:rsidR="294A4625" w:rsidRDefault="294A4625" w:rsidP="294A4625">
            <w:pPr>
              <w:spacing w:after="0"/>
              <w:rPr>
                <w:color w:val="FF0000"/>
              </w:rPr>
            </w:pPr>
            <w:r w:rsidRPr="294A4625">
              <w:rPr>
                <w:color w:val="FF0000"/>
              </w:rPr>
              <w:t>Ventricular depolarization (atrial repolarization hidden)</w:t>
            </w:r>
          </w:p>
        </w:tc>
        <w:tc>
          <w:tcPr>
            <w:tcW w:w="4087" w:type="dxa"/>
            <w:vAlign w:val="center"/>
          </w:tcPr>
          <w:p w14:paraId="1A672646" w14:textId="3C9A626F" w:rsidR="294A4625" w:rsidRDefault="294A4625" w:rsidP="294A4625">
            <w:pPr>
              <w:spacing w:after="0"/>
              <w:rPr>
                <w:color w:val="FF0000"/>
              </w:rPr>
            </w:pPr>
            <w:r w:rsidRPr="294A4625">
              <w:rPr>
                <w:color w:val="FF0000"/>
              </w:rPr>
              <w:t>Triggers ventricular contraction</w:t>
            </w:r>
          </w:p>
        </w:tc>
      </w:tr>
      <w:tr w:rsidR="294A4625" w14:paraId="205D4BC3" w14:textId="77777777" w:rsidTr="294A4625">
        <w:trPr>
          <w:trHeight w:val="300"/>
        </w:trPr>
        <w:tc>
          <w:tcPr>
            <w:tcW w:w="2558" w:type="dxa"/>
            <w:vAlign w:val="center"/>
          </w:tcPr>
          <w:p w14:paraId="6726E180" w14:textId="58421F75" w:rsidR="294A4625" w:rsidRDefault="294A4625" w:rsidP="294A4625">
            <w:pPr>
              <w:spacing w:after="0"/>
            </w:pPr>
            <w:r w:rsidRPr="294A4625">
              <w:rPr>
                <w:b/>
                <w:bCs/>
              </w:rPr>
              <w:t>ST segment</w:t>
            </w:r>
          </w:p>
        </w:tc>
        <w:tc>
          <w:tcPr>
            <w:tcW w:w="2985" w:type="dxa"/>
            <w:vAlign w:val="center"/>
          </w:tcPr>
          <w:p w14:paraId="25F08D40" w14:textId="069686CE" w:rsidR="294A4625" w:rsidRDefault="294A4625" w:rsidP="294A4625">
            <w:pPr>
              <w:spacing w:after="0"/>
            </w:pPr>
            <w:r>
              <w:t>Ventricles fully depolarized; plateau phase</w:t>
            </w:r>
          </w:p>
        </w:tc>
        <w:tc>
          <w:tcPr>
            <w:tcW w:w="4087" w:type="dxa"/>
            <w:vAlign w:val="center"/>
          </w:tcPr>
          <w:p w14:paraId="06B2C752" w14:textId="6F2C4DD2" w:rsidR="294A4625" w:rsidRDefault="294A4625" w:rsidP="294A4625">
            <w:pPr>
              <w:spacing w:after="0"/>
              <w:rPr>
                <w:color w:val="FF0000"/>
              </w:rPr>
            </w:pPr>
            <w:r w:rsidRPr="294A4625">
              <w:rPr>
                <w:color w:val="FF0000"/>
              </w:rPr>
              <w:t>Represents the time between depolarization and repolarization; normally i</w:t>
            </w:r>
            <w:r w:rsidR="496E0FFA" w:rsidRPr="294A4625">
              <w:rPr>
                <w:color w:val="FF0000"/>
              </w:rPr>
              <w:t xml:space="preserve">soelectric or flat line </w:t>
            </w:r>
          </w:p>
        </w:tc>
      </w:tr>
      <w:tr w:rsidR="294A4625" w14:paraId="05C2A4DB" w14:textId="77777777" w:rsidTr="294A4625">
        <w:trPr>
          <w:trHeight w:val="300"/>
        </w:trPr>
        <w:tc>
          <w:tcPr>
            <w:tcW w:w="2558" w:type="dxa"/>
            <w:vAlign w:val="center"/>
          </w:tcPr>
          <w:p w14:paraId="240539F2" w14:textId="18391693" w:rsidR="294A4625" w:rsidRDefault="294A4625" w:rsidP="294A4625">
            <w:pPr>
              <w:spacing w:after="0"/>
            </w:pPr>
            <w:r w:rsidRPr="294A4625">
              <w:rPr>
                <w:b/>
                <w:bCs/>
              </w:rPr>
              <w:t>T wave</w:t>
            </w:r>
          </w:p>
        </w:tc>
        <w:tc>
          <w:tcPr>
            <w:tcW w:w="2985" w:type="dxa"/>
            <w:vAlign w:val="center"/>
          </w:tcPr>
          <w:p w14:paraId="38A37B91" w14:textId="61BCFE2F" w:rsidR="294A4625" w:rsidRDefault="294A4625" w:rsidP="294A4625">
            <w:pPr>
              <w:spacing w:after="0"/>
              <w:rPr>
                <w:color w:val="FF0000"/>
              </w:rPr>
            </w:pPr>
            <w:r w:rsidRPr="294A4625">
              <w:rPr>
                <w:color w:val="FF0000"/>
              </w:rPr>
              <w:t>Ventricular repolarization</w:t>
            </w:r>
          </w:p>
        </w:tc>
        <w:tc>
          <w:tcPr>
            <w:tcW w:w="4087" w:type="dxa"/>
            <w:vAlign w:val="center"/>
          </w:tcPr>
          <w:p w14:paraId="0DD338C0" w14:textId="725535D7" w:rsidR="294A4625" w:rsidRDefault="294A4625" w:rsidP="294A4625">
            <w:pPr>
              <w:spacing w:after="0"/>
              <w:rPr>
                <w:color w:val="FF0000"/>
              </w:rPr>
            </w:pPr>
            <w:r w:rsidRPr="294A4625">
              <w:rPr>
                <w:color w:val="FF0000"/>
              </w:rPr>
              <w:t>Ventricles return to resting state</w:t>
            </w:r>
          </w:p>
        </w:tc>
      </w:tr>
      <w:tr w:rsidR="294A4625" w14:paraId="0A9E6F5E" w14:textId="77777777" w:rsidTr="294A4625">
        <w:trPr>
          <w:trHeight w:val="300"/>
        </w:trPr>
        <w:tc>
          <w:tcPr>
            <w:tcW w:w="2558" w:type="dxa"/>
            <w:vAlign w:val="center"/>
          </w:tcPr>
          <w:p w14:paraId="6911C71B" w14:textId="32110C3F" w:rsidR="294A4625" w:rsidRDefault="294A4625" w:rsidP="294A4625">
            <w:pPr>
              <w:spacing w:after="0"/>
            </w:pPr>
            <w:r w:rsidRPr="294A4625">
              <w:rPr>
                <w:b/>
                <w:bCs/>
              </w:rPr>
              <w:t>QT interval (beginning of QRS to end of T)</w:t>
            </w:r>
          </w:p>
        </w:tc>
        <w:tc>
          <w:tcPr>
            <w:tcW w:w="2985" w:type="dxa"/>
            <w:vAlign w:val="center"/>
          </w:tcPr>
          <w:p w14:paraId="30408C98" w14:textId="01591B15" w:rsidR="294A4625" w:rsidRDefault="294A4625" w:rsidP="294A4625">
            <w:pPr>
              <w:spacing w:after="0"/>
            </w:pPr>
            <w:r>
              <w:t>Entire period of ventricular depolarization and repolarization</w:t>
            </w:r>
          </w:p>
        </w:tc>
        <w:tc>
          <w:tcPr>
            <w:tcW w:w="4087" w:type="dxa"/>
            <w:vAlign w:val="center"/>
          </w:tcPr>
          <w:p w14:paraId="634E8AA3" w14:textId="18364AC3" w:rsidR="294A4625" w:rsidRDefault="294A4625" w:rsidP="294A4625">
            <w:pPr>
              <w:spacing w:after="0"/>
              <w:rPr>
                <w:color w:val="FF0000"/>
              </w:rPr>
            </w:pPr>
            <w:r w:rsidRPr="294A4625">
              <w:rPr>
                <w:color w:val="FF0000"/>
              </w:rPr>
              <w:t>Duration of ventricular electrical activity</w:t>
            </w:r>
          </w:p>
        </w:tc>
      </w:tr>
    </w:tbl>
    <w:p w14:paraId="522A2557" w14:textId="17033610" w:rsidR="2DE6E576" w:rsidRDefault="2DE6E576" w:rsidP="2DE6E576">
      <w:pPr>
        <w:pStyle w:val="Gautam1"/>
      </w:pPr>
      <w:r>
        <w:br/>
      </w:r>
      <w:r>
        <w:br/>
      </w:r>
      <w:r>
        <w:br/>
      </w:r>
      <w:r>
        <w:br/>
      </w:r>
      <w:r>
        <w:br/>
      </w:r>
    </w:p>
    <w:p w14:paraId="1E4FD8AF" w14:textId="74C8CB07" w:rsidR="2DE6E576" w:rsidRDefault="2DE6E576" w:rsidP="2DE6E576">
      <w:pPr>
        <w:pStyle w:val="Gautam1"/>
      </w:pPr>
    </w:p>
    <w:p w14:paraId="219569ED" w14:textId="1AB927A2" w:rsidR="59F602ED" w:rsidRDefault="59F602ED" w:rsidP="648F2858">
      <w:pPr>
        <w:pStyle w:val="Gautam1"/>
      </w:pPr>
      <w:r w:rsidRPr="294A4625">
        <w:rPr>
          <w:b/>
          <w:bCs/>
        </w:rPr>
        <w:t>Section 2: Establish Foundational Knowledge to Clarify Misconceptions</w:t>
      </w:r>
      <w:r>
        <w:br/>
      </w:r>
      <w:r>
        <w:br/>
      </w:r>
      <w:r w:rsidR="1F33C806" w:rsidRPr="294A4625">
        <w:t xml:space="preserve">Now that you’ve reviewed how blood flows through the heart, how electrical signals coordinate contraction, and what a normal EKG looks like, you’re ready to examine how </w:t>
      </w:r>
      <w:r w:rsidR="1F33C806" w:rsidRPr="294A4625">
        <w:rPr>
          <w:b/>
          <w:bCs/>
        </w:rPr>
        <w:t>valvular defects, atrial fibrillation, and pacemaker therapy</w:t>
      </w:r>
      <w:r w:rsidR="1F33C806" w:rsidRPr="294A4625">
        <w:t xml:space="preserve"> disrupt these processes in Section 2.</w:t>
      </w:r>
      <w:r>
        <w:br/>
      </w:r>
      <w:r>
        <w:lastRenderedPageBreak/>
        <w:br/>
      </w:r>
      <w:r w:rsidR="1869B024" w:rsidRPr="294A4625">
        <w:t xml:space="preserve">Learning Outcomes: By the end of this section, you should be able to- </w:t>
      </w:r>
    </w:p>
    <w:p w14:paraId="773420B2" w14:textId="7CD9E010" w:rsidR="59F602ED" w:rsidRDefault="69F8FF4E" w:rsidP="294A4625">
      <w:pPr>
        <w:pStyle w:val="Gautam1"/>
        <w:numPr>
          <w:ilvl w:val="0"/>
          <w:numId w:val="1"/>
        </w:numPr>
      </w:pPr>
      <w:r>
        <w:t>Explain how valvular stenosis and regurgitation alter cardiac pressures, blood flow, and pulmonary symptoms.</w:t>
      </w:r>
    </w:p>
    <w:p w14:paraId="088F48BA" w14:textId="74D5C913" w:rsidR="59F602ED" w:rsidRDefault="69F8FF4E" w:rsidP="294A4625">
      <w:pPr>
        <w:pStyle w:val="Gautam1"/>
        <w:numPr>
          <w:ilvl w:val="0"/>
          <w:numId w:val="1"/>
        </w:numPr>
      </w:pPr>
      <w:r>
        <w:t>Predict which cardiac chambers experience pressure overload in mitral valve disease and explain why.</w:t>
      </w:r>
    </w:p>
    <w:p w14:paraId="0C8D9669" w14:textId="1750FD46" w:rsidR="59F602ED" w:rsidRDefault="69F8FF4E" w:rsidP="294A4625">
      <w:pPr>
        <w:pStyle w:val="Gautam1"/>
        <w:numPr>
          <w:ilvl w:val="0"/>
          <w:numId w:val="1"/>
        </w:numPr>
      </w:pPr>
      <w:r>
        <w:t>Compare pacemaker and contractile cell action potentials and describe how pacemaker activity is regulated.</w:t>
      </w:r>
    </w:p>
    <w:p w14:paraId="5089AE6A" w14:textId="69F08C19" w:rsidR="59F602ED" w:rsidRDefault="69F8FF4E" w:rsidP="294A4625">
      <w:pPr>
        <w:pStyle w:val="Gautam1"/>
        <w:numPr>
          <w:ilvl w:val="0"/>
          <w:numId w:val="1"/>
        </w:numPr>
      </w:pPr>
      <w:r>
        <w:t>Explain why a pacemaker may be required in atrial fibrillation and what it can—and cannot—correct.</w:t>
      </w:r>
    </w:p>
    <w:p w14:paraId="1DBC3997" w14:textId="18F691A4" w:rsidR="59F602ED" w:rsidRDefault="69F8FF4E" w:rsidP="294A4625">
      <w:pPr>
        <w:pStyle w:val="Gautam1"/>
        <w:numPr>
          <w:ilvl w:val="0"/>
          <w:numId w:val="1"/>
        </w:numPr>
      </w:pPr>
      <w:r>
        <w:t>Interpret EKG patterns characteristic of atrial fibrillation and describe how ventricular pacing alters the tracing.</w:t>
      </w:r>
    </w:p>
    <w:p w14:paraId="5263B2FF" w14:textId="3D3767E9" w:rsidR="59F602ED" w:rsidRDefault="69F8FF4E" w:rsidP="294A4625">
      <w:pPr>
        <w:pStyle w:val="Gautam1"/>
        <w:numPr>
          <w:ilvl w:val="0"/>
          <w:numId w:val="1"/>
        </w:numPr>
      </w:pPr>
      <w:r>
        <w:t>Connect structural and electrical changes in mitral valve disease and atrial fibrillation to the patient’s clinical presentation.</w:t>
      </w:r>
    </w:p>
    <w:p w14:paraId="2F8FF767" w14:textId="59D88324" w:rsidR="59F602ED" w:rsidRDefault="59F602ED" w:rsidP="294A4625">
      <w:pPr>
        <w:pStyle w:val="Gautam1"/>
        <w:ind w:left="-270"/>
      </w:pPr>
    </w:p>
    <w:p w14:paraId="44B7E7B6" w14:textId="649C9C56" w:rsidR="59F602ED" w:rsidRDefault="59F602ED" w:rsidP="294A4625">
      <w:pPr>
        <w:pStyle w:val="Gautam1"/>
        <w:ind w:left="-270"/>
        <w:rPr>
          <w:ins w:id="5" w:author="Suri, Shalu" w:date="2025-03-06T19:19:00Z"/>
        </w:rPr>
      </w:pPr>
      <w:r>
        <w:br/>
      </w:r>
      <w:r w:rsidR="31B8FF6D" w:rsidRPr="294A4625">
        <w:rPr>
          <w:b/>
          <w:bCs/>
        </w:rPr>
        <w:t xml:space="preserve">6. </w:t>
      </w:r>
      <w:r w:rsidR="788981D4" w:rsidRPr="294A4625">
        <w:rPr>
          <w:b/>
          <w:bCs/>
        </w:rPr>
        <w:t>Blood Flow Through the Heart:</w:t>
      </w:r>
      <w:r>
        <w:br/>
      </w:r>
      <w:r w:rsidR="11AC8F20">
        <w:t xml:space="preserve"> </w:t>
      </w:r>
    </w:p>
    <w:p w14:paraId="5120E3D6" w14:textId="6A100FD4" w:rsidR="400F0FA9" w:rsidRDefault="400F0FA9" w:rsidP="648F2858">
      <w:pPr>
        <w:pStyle w:val="Gautam1"/>
      </w:pPr>
      <w:ins w:id="6" w:author="Suri, Shalu" w:date="2025-03-06T19:19:00Z">
        <w:r>
          <w:t xml:space="preserve">i. </w:t>
        </w:r>
      </w:ins>
      <w:r w:rsidR="11AC8F20">
        <w:t>The patient has mitral valve stenosis (narrowing of the mitral valve) and mitral valve regurgitation (leaking of blood backward through the valve</w:t>
      </w:r>
      <w:r w:rsidR="3BD280F2">
        <w:t>). Explain</w:t>
      </w:r>
      <w:r w:rsidR="311465A5">
        <w:t xml:space="preserve"> </w:t>
      </w:r>
      <w:r w:rsidR="626D953B">
        <w:t>what happens during</w:t>
      </w:r>
      <w:r w:rsidR="311465A5">
        <w:t xml:space="preserve"> valvular stenosis and regurgitation</w:t>
      </w:r>
      <w:r w:rsidR="2DEC0C21">
        <w:t xml:space="preserve"> and how it </w:t>
      </w:r>
      <w:r w:rsidR="0A8BC0B0">
        <w:t>impacts</w:t>
      </w:r>
      <w:r w:rsidR="2DEC0C21">
        <w:t xml:space="preserve"> </w:t>
      </w:r>
      <w:r w:rsidR="5626A233">
        <w:t>blood</w:t>
      </w:r>
      <w:r w:rsidR="2DEC0C21">
        <w:t xml:space="preserve"> flow</w:t>
      </w:r>
      <w:r w:rsidR="311465A5">
        <w:t>.</w:t>
      </w:r>
    </w:p>
    <w:p w14:paraId="1E0E4103" w14:textId="3BF922AB" w:rsidR="79739D29" w:rsidRDefault="79739D29" w:rsidP="648F2858">
      <w:pPr>
        <w:pStyle w:val="Gautam1"/>
        <w:rPr>
          <w:color w:val="FF0000"/>
        </w:rPr>
      </w:pPr>
      <w:r w:rsidRPr="648F2858">
        <w:rPr>
          <w:color w:val="FF0000"/>
        </w:rPr>
        <w:t>Template Ans:</w:t>
      </w:r>
      <w:r>
        <w:br/>
      </w:r>
      <w:r w:rsidR="14460C71" w:rsidRPr="648F2858">
        <w:rPr>
          <w:color w:val="FF0000"/>
        </w:rPr>
        <w:t>Valvular stenosis is when the valve leaflets are hardened</w:t>
      </w:r>
      <w:r w:rsidR="222F1C64" w:rsidRPr="648F2858">
        <w:rPr>
          <w:color w:val="FF0000"/>
        </w:rPr>
        <w:t xml:space="preserve"> (possibly due to calcification of the leaflets)</w:t>
      </w:r>
      <w:r w:rsidR="14460C71" w:rsidRPr="648F2858">
        <w:rPr>
          <w:color w:val="FF0000"/>
        </w:rPr>
        <w:t xml:space="preserve"> and do not open properly</w:t>
      </w:r>
      <w:r w:rsidR="24220231" w:rsidRPr="648F2858">
        <w:rPr>
          <w:color w:val="FF0000"/>
        </w:rPr>
        <w:t xml:space="preserve"> narrowing the opening of the valve</w:t>
      </w:r>
      <w:r w:rsidR="14460C71" w:rsidRPr="648F2858">
        <w:rPr>
          <w:color w:val="FF0000"/>
        </w:rPr>
        <w:t>.</w:t>
      </w:r>
      <w:r w:rsidR="38394BFC" w:rsidRPr="648F2858">
        <w:rPr>
          <w:color w:val="FF0000"/>
        </w:rPr>
        <w:t xml:space="preserve"> This restricts the blood flow in the next chamber.</w:t>
      </w:r>
    </w:p>
    <w:p w14:paraId="1DE680B5" w14:textId="74ACACAB" w:rsidR="095B006B" w:rsidRDefault="095B006B" w:rsidP="648F2858">
      <w:pPr>
        <w:pStyle w:val="Gautam1"/>
        <w:rPr>
          <w:color w:val="FF0000"/>
        </w:rPr>
      </w:pPr>
      <w:r w:rsidRPr="648F2858">
        <w:rPr>
          <w:color w:val="FF0000"/>
        </w:rPr>
        <w:t xml:space="preserve">Regurgitation is </w:t>
      </w:r>
      <w:r w:rsidR="46F24555" w:rsidRPr="648F2858">
        <w:rPr>
          <w:color w:val="FF0000"/>
        </w:rPr>
        <w:t xml:space="preserve">when the valve </w:t>
      </w:r>
      <w:r w:rsidR="744BC545" w:rsidRPr="648F2858">
        <w:rPr>
          <w:color w:val="FF0000"/>
        </w:rPr>
        <w:t xml:space="preserve">doesn’t close properly, </w:t>
      </w:r>
      <w:r w:rsidR="46F24555" w:rsidRPr="648F2858">
        <w:rPr>
          <w:color w:val="FF0000"/>
        </w:rPr>
        <w:t>becomes leaky</w:t>
      </w:r>
      <w:r w:rsidR="7619D908" w:rsidRPr="648F2858">
        <w:rPr>
          <w:color w:val="FF0000"/>
        </w:rPr>
        <w:t xml:space="preserve"> </w:t>
      </w:r>
      <w:r w:rsidR="46F24555" w:rsidRPr="648F2858">
        <w:rPr>
          <w:color w:val="FF0000"/>
        </w:rPr>
        <w:t>and allow the backward flow of blood</w:t>
      </w:r>
    </w:p>
    <w:p w14:paraId="2DA2F296" w14:textId="2253265F" w:rsidR="001F34CD" w:rsidRDefault="311465A5" w:rsidP="19D6BF81">
      <w:pPr>
        <w:pStyle w:val="Gautam1"/>
        <w:rPr>
          <w:color w:val="FF0000"/>
        </w:rPr>
      </w:pPr>
      <w:ins w:id="7" w:author="Suri, Shalu" w:date="2025-03-06T19:19:00Z">
        <w:r>
          <w:t>i</w:t>
        </w:r>
        <w:r w:rsidR="7A22A8F1">
          <w:t>i</w:t>
        </w:r>
        <w:r>
          <w:t xml:space="preserve">. </w:t>
        </w:r>
      </w:ins>
      <w:r w:rsidR="11AC8F20">
        <w:t>Which heart chamber would experience increased pressure due to mitral valve stenosis, and how could this lead to lung-related symptoms such as shortness of breath?</w:t>
      </w:r>
      <w:r w:rsidR="00D44673">
        <w:br/>
      </w:r>
      <w:r w:rsidR="00D44673">
        <w:br/>
      </w:r>
      <w:r w:rsidR="51E16D89" w:rsidRPr="648F2858">
        <w:rPr>
          <w:color w:val="FF0000"/>
        </w:rPr>
        <w:t>Template Answer:</w:t>
      </w:r>
      <w:r w:rsidR="00D44673">
        <w:br/>
      </w:r>
      <w:r w:rsidR="506902CF" w:rsidRPr="648F2858">
        <w:rPr>
          <w:color w:val="FF0000"/>
        </w:rPr>
        <w:t>Mitral valve stenosis causes increased pressure in the left atrium because blood has difficulty moving into the left ventricle.</w:t>
      </w:r>
    </w:p>
    <w:p w14:paraId="4F458A38" w14:textId="1477FDD5" w:rsidR="001F34CD" w:rsidRDefault="2A9EF454" w:rsidP="19D6BF81">
      <w:pPr>
        <w:pStyle w:val="Gautam1"/>
        <w:rPr>
          <w:color w:val="FF0000"/>
        </w:rPr>
      </w:pPr>
      <w:r w:rsidRPr="19D6BF81">
        <w:rPr>
          <w:color w:val="FF0000"/>
        </w:rPr>
        <w:t>This pressure backs up into the lungs, causing pulmonary hypertension, fluid buildup, and symptoms like shortness of breath and fatigue.</w:t>
      </w:r>
    </w:p>
    <w:p w14:paraId="69B7716D" w14:textId="1E69F0AC" w:rsidR="001F34CD" w:rsidRDefault="2A9EF454" w:rsidP="19D6BF81">
      <w:pPr>
        <w:pStyle w:val="Gautam1"/>
        <w:rPr>
          <w:color w:val="FF0000"/>
        </w:rPr>
      </w:pPr>
      <w:r w:rsidRPr="19D6BF81">
        <w:rPr>
          <w:color w:val="FF0000"/>
        </w:rPr>
        <w:lastRenderedPageBreak/>
        <w:t>Over time, right heart strain can develop because the right ventricle has to work harder to pump blood into the lungs.</w:t>
      </w:r>
    </w:p>
    <w:p w14:paraId="28D16AB5" w14:textId="4918A04E" w:rsidR="001F34CD" w:rsidRDefault="2A9EF454" w:rsidP="19D6BF81">
      <w:pPr>
        <w:pStyle w:val="Gautam1"/>
        <w:rPr>
          <w:b/>
          <w:bCs/>
          <w:color w:val="0070C0"/>
        </w:rPr>
      </w:pPr>
      <w:r w:rsidRPr="19D6BF81">
        <w:rPr>
          <w:b/>
          <w:bCs/>
          <w:color w:val="0070C0"/>
        </w:rPr>
        <w:t>TAs: look out for these common Misconceptions:</w:t>
      </w:r>
    </w:p>
    <w:p w14:paraId="42B5F932" w14:textId="58891C9E" w:rsidR="001F34CD" w:rsidRDefault="2A9EF454" w:rsidP="19D6BF81">
      <w:pPr>
        <w:pStyle w:val="Gautam1"/>
        <w:rPr>
          <w:b/>
          <w:bCs/>
          <w:color w:val="0070C0"/>
        </w:rPr>
      </w:pPr>
      <w:r w:rsidRPr="19D6BF81">
        <w:rPr>
          <w:b/>
          <w:bCs/>
          <w:color w:val="0070C0"/>
        </w:rPr>
        <w:t>The left ventricle has increased pressure.  (Incorrect—left ventricle receives less blood.)</w:t>
      </w:r>
    </w:p>
    <w:p w14:paraId="5074BD0A" w14:textId="481E455A" w:rsidR="001F34CD" w:rsidRDefault="2A9EF454" w:rsidP="19D6BF81">
      <w:pPr>
        <w:pStyle w:val="Gautam1"/>
        <w:rPr>
          <w:b/>
          <w:bCs/>
          <w:color w:val="0070C0"/>
        </w:rPr>
      </w:pPr>
      <w:r w:rsidRPr="19D6BF81">
        <w:rPr>
          <w:b/>
          <w:bCs/>
          <w:color w:val="0070C0"/>
        </w:rPr>
        <w:t>Blood backs up into the body.  (This happens in right-sided heart failure, not mitral stenosis alone.)</w:t>
      </w:r>
    </w:p>
    <w:p w14:paraId="28D6363D" w14:textId="71990309" w:rsidR="001F34CD" w:rsidRDefault="00D44673" w:rsidP="00CF62F6">
      <w:pPr>
        <w:pStyle w:val="Gautam1"/>
      </w:pPr>
      <w:r>
        <w:br/>
      </w:r>
    </w:p>
    <w:p w14:paraId="501FA477" w14:textId="148A5714" w:rsidR="001F34CD" w:rsidRDefault="46C71AAD" w:rsidP="00CF62F6">
      <w:pPr>
        <w:pStyle w:val="Gautam1"/>
      </w:pPr>
      <w:r w:rsidRPr="294A4625">
        <w:rPr>
          <w:b/>
          <w:bCs/>
        </w:rPr>
        <w:t>7</w:t>
      </w:r>
      <w:r w:rsidR="45B4CB85" w:rsidRPr="294A4625">
        <w:rPr>
          <w:b/>
          <w:bCs/>
        </w:rPr>
        <w:t>. Cardiac Cell Excitability Mechanisms (Conducting vs. Contractile Cells)</w:t>
      </w:r>
    </w:p>
    <w:p w14:paraId="502F91BA" w14:textId="6ADF1BAE" w:rsidR="001F34CD" w:rsidRDefault="0241524C" w:rsidP="294A4625">
      <w:pPr>
        <w:pStyle w:val="Gautam1"/>
        <w:rPr>
          <w:b/>
          <w:bCs/>
        </w:rPr>
      </w:pPr>
      <w:r>
        <w:t>The patient has a single-chamber ventricular pacemaker because of a slow heart rate (bradycardia) associated with atrial fibrillation.</w:t>
      </w:r>
      <w:r w:rsidR="64466480">
        <w:br/>
      </w:r>
      <w:r>
        <w:t xml:space="preserve"> Explain why a pacemaker device may be needed in this condition and why it does not restore normal atrial contractions.</w:t>
      </w:r>
    </w:p>
    <w:p w14:paraId="3143262D" w14:textId="0AA88BBB" w:rsidR="001F34CD" w:rsidRDefault="0241524C" w:rsidP="294A4625">
      <w:pPr>
        <w:pStyle w:val="Gautam1"/>
        <w:rPr>
          <w:color w:val="FF0000"/>
        </w:rPr>
      </w:pPr>
      <w:r w:rsidRPr="294A4625">
        <w:rPr>
          <w:color w:val="FF0000"/>
        </w:rPr>
        <w:t>Template Answer:</w:t>
      </w:r>
      <w:r w:rsidR="64466480">
        <w:br/>
      </w:r>
      <w:r w:rsidRPr="294A4625">
        <w:rPr>
          <w:color w:val="FF0000"/>
        </w:rPr>
        <w:t xml:space="preserve"> In atrial fibrillation, the atria generate rapid, uncoordinated electrical impulses. These signals reach the AV node irregularly, so the ventricles contract inconsistently and sometimes too slowly.</w:t>
      </w:r>
    </w:p>
    <w:p w14:paraId="255C9C27" w14:textId="7E90D009" w:rsidR="001F34CD" w:rsidRDefault="64466480" w:rsidP="294A4625">
      <w:pPr>
        <w:pStyle w:val="Gautam1"/>
        <w:rPr>
          <w:color w:val="FF0000"/>
        </w:rPr>
      </w:pPr>
      <w:r>
        <w:br/>
      </w:r>
      <w:r w:rsidR="0241524C" w:rsidRPr="294A4625">
        <w:rPr>
          <w:color w:val="FF0000"/>
        </w:rPr>
        <w:t xml:space="preserve"> A ventricular pacemaker delivers regular electrical impulses directly to the right ventricle, ensuring it contracts at a steady, safe rate.</w:t>
      </w:r>
    </w:p>
    <w:p w14:paraId="6B94B7E8" w14:textId="5F15F321" w:rsidR="001F34CD" w:rsidRDefault="64466480" w:rsidP="294A4625">
      <w:pPr>
        <w:pStyle w:val="Gautam1"/>
        <w:rPr>
          <w:color w:val="FF0000"/>
        </w:rPr>
      </w:pPr>
      <w:r>
        <w:br/>
      </w:r>
      <w:r w:rsidR="0241524C" w:rsidRPr="294A4625">
        <w:rPr>
          <w:color w:val="FF0000"/>
        </w:rPr>
        <w:t xml:space="preserve"> However, because the pacing lead is only in the ventricle, it does not control or coordinate atrial activity—the atria continue to fibrillate, so no normal P waves appear on the EKG.</w:t>
      </w:r>
    </w:p>
    <w:p w14:paraId="5DC8992E" w14:textId="5A1491C1" w:rsidR="001F34CD" w:rsidRDefault="0241524C" w:rsidP="294A4625">
      <w:pPr>
        <w:pStyle w:val="Gautam1"/>
        <w:rPr>
          <w:b/>
          <w:bCs/>
          <w:color w:val="00B050"/>
        </w:rPr>
      </w:pPr>
      <w:r w:rsidRPr="294A4625">
        <w:rPr>
          <w:b/>
          <w:bCs/>
          <w:color w:val="00B050"/>
        </w:rPr>
        <w:t>TAs – Common Misconceptions:</w:t>
      </w:r>
    </w:p>
    <w:p w14:paraId="415CE173" w14:textId="48086808" w:rsidR="001F34CD" w:rsidRDefault="0241524C" w:rsidP="294A4625">
      <w:pPr>
        <w:pStyle w:val="Gautam1"/>
        <w:rPr>
          <w:b/>
          <w:bCs/>
          <w:color w:val="00B050"/>
        </w:rPr>
      </w:pPr>
      <w:r w:rsidRPr="294A4625">
        <w:rPr>
          <w:b/>
          <w:bCs/>
          <w:color w:val="00B050"/>
        </w:rPr>
        <w:t>“Pacemaker cells contract the heart.” → They only generate rhythm.</w:t>
      </w:r>
    </w:p>
    <w:p w14:paraId="65C22C3F" w14:textId="7ACBA7B8" w:rsidR="001F34CD" w:rsidRDefault="0241524C" w:rsidP="294A4625">
      <w:pPr>
        <w:pStyle w:val="Gautam1"/>
        <w:rPr>
          <w:b/>
          <w:bCs/>
          <w:color w:val="00B050"/>
        </w:rPr>
      </w:pPr>
      <w:r w:rsidRPr="294A4625">
        <w:rPr>
          <w:b/>
          <w:bCs/>
          <w:color w:val="00B050"/>
        </w:rPr>
        <w:t>“A pacemaker cures atrial fibrillation.” → It only regulates ventricular rate, not atrial rhythm.</w:t>
      </w:r>
    </w:p>
    <w:p w14:paraId="05BA5F60" w14:textId="5415E64C" w:rsidR="001F34CD" w:rsidRDefault="0241524C" w:rsidP="294A4625">
      <w:pPr>
        <w:pStyle w:val="Gautam1"/>
        <w:rPr>
          <w:b/>
          <w:bCs/>
          <w:color w:val="00B050"/>
        </w:rPr>
      </w:pPr>
      <w:r w:rsidRPr="294A4625">
        <w:rPr>
          <w:b/>
          <w:bCs/>
          <w:color w:val="00B050"/>
        </w:rPr>
        <w:t>“All pacemakers stimulate both chambers.” → This case involves a ventricular single-chamber pacemaker.</w:t>
      </w:r>
    </w:p>
    <w:p w14:paraId="65E1F93F" w14:textId="4D60B3A8" w:rsidR="001F34CD" w:rsidRDefault="64466480" w:rsidP="19D6BF81">
      <w:pPr>
        <w:pStyle w:val="Gautam1"/>
        <w:rPr>
          <w:b/>
          <w:bCs/>
        </w:rPr>
      </w:pPr>
      <w:r>
        <w:br/>
      </w:r>
      <w:r w:rsidR="2AE6C198" w:rsidRPr="294A4625">
        <w:rPr>
          <w:b/>
          <w:bCs/>
        </w:rPr>
        <w:t>8</w:t>
      </w:r>
      <w:r w:rsidR="35BC3EAD" w:rsidRPr="294A4625">
        <w:rPr>
          <w:b/>
          <w:bCs/>
        </w:rPr>
        <w:t>. EKG Components</w:t>
      </w:r>
    </w:p>
    <w:p w14:paraId="280AD33D" w14:textId="2E54BCFE" w:rsidR="001F34CD" w:rsidRDefault="6032EA29" w:rsidP="00CF62F6">
      <w:pPr>
        <w:pStyle w:val="Gautam1"/>
      </w:pPr>
      <w:r>
        <w:t xml:space="preserve">i. </w:t>
      </w:r>
      <w:r w:rsidR="35BC3EAD">
        <w:t>The patient has atrial fibrillation, which means her atria are not beating in a coordinated way.</w:t>
      </w:r>
    </w:p>
    <w:p w14:paraId="5E6A6A88" w14:textId="77AEF0C2" w:rsidR="001F34CD" w:rsidRDefault="35BC3EAD" w:rsidP="19D6BF81">
      <w:pPr>
        <w:pStyle w:val="Gautam1"/>
        <w:rPr>
          <w:color w:val="FF0000"/>
        </w:rPr>
      </w:pPr>
      <w:r>
        <w:t>What would atrial fibrillation look like on an EKG?</w:t>
      </w:r>
      <w:r w:rsidR="0FAFB311">
        <w:t xml:space="preserve"> </w:t>
      </w:r>
      <w:r w:rsidR="73147216">
        <w:t xml:space="preserve">Use </w:t>
      </w:r>
      <w:r w:rsidR="0FAFB311">
        <w:t xml:space="preserve">the EKG </w:t>
      </w:r>
      <w:r w:rsidR="07F3ACA2">
        <w:t xml:space="preserve">you drew </w:t>
      </w:r>
      <w:r w:rsidR="65B788E5">
        <w:t xml:space="preserve">on the whiteboard </w:t>
      </w:r>
      <w:r w:rsidR="0FAFB311">
        <w:t>that you are describing</w:t>
      </w:r>
      <w:r>
        <w:br/>
      </w:r>
      <w:r>
        <w:br/>
      </w:r>
      <w:r w:rsidR="613EDF82" w:rsidRPr="294A4625">
        <w:rPr>
          <w:color w:val="FF0000"/>
        </w:rPr>
        <w:lastRenderedPageBreak/>
        <w:t>Template Answer:</w:t>
      </w:r>
      <w:r>
        <w:br/>
      </w:r>
      <w:r w:rsidR="209BDBA6" w:rsidRPr="294A4625">
        <w:rPr>
          <w:color w:val="FF0000"/>
        </w:rPr>
        <w:t>Atrial fibrillation on an EKG:</w:t>
      </w:r>
      <w:r w:rsidR="41C30CCE" w:rsidRPr="294A4625">
        <w:rPr>
          <w:color w:val="FF0000"/>
        </w:rPr>
        <w:t xml:space="preserve"> </w:t>
      </w:r>
      <w:r w:rsidR="209BDBA6" w:rsidRPr="294A4625">
        <w:rPr>
          <w:color w:val="FF0000"/>
        </w:rPr>
        <w:t>No clear P waves (atria are not contracting in a coordinated way).</w:t>
      </w:r>
    </w:p>
    <w:p w14:paraId="502DD1B2" w14:textId="0775FD11" w:rsidR="001F34CD" w:rsidRDefault="209BDBA6" w:rsidP="00CF62F6">
      <w:pPr>
        <w:pStyle w:val="Gautam1"/>
      </w:pPr>
      <w:r w:rsidRPr="19D6BF81">
        <w:rPr>
          <w:color w:val="FF0000"/>
        </w:rPr>
        <w:t>Irregular R-R intervals (irregular heartbeat).</w:t>
      </w:r>
      <w:r w:rsidR="00D44673">
        <w:br/>
      </w:r>
    </w:p>
    <w:p w14:paraId="1935ACEE" w14:textId="462A0569" w:rsidR="001F34CD" w:rsidRDefault="09622201" w:rsidP="19D6BF81">
      <w:pPr>
        <w:pStyle w:val="Gautam1"/>
        <w:rPr>
          <w:color w:val="FF0000"/>
        </w:rPr>
      </w:pPr>
      <w:r>
        <w:t>i</w:t>
      </w:r>
      <w:r w:rsidR="2B2EF81F">
        <w:t>i</w:t>
      </w:r>
      <w:r>
        <w:t xml:space="preserve">. </w:t>
      </w:r>
      <w:r w:rsidR="35BC3EAD">
        <w:t>Why doesn’t a</w:t>
      </w:r>
      <w:r w:rsidR="79B84CD9">
        <w:t xml:space="preserve"> single chamber ventricular</w:t>
      </w:r>
      <w:r w:rsidR="35BC3EAD">
        <w:t xml:space="preserve"> pacemaker always restore a normal P wave pattern in a patient with atrial fibrillation?</w:t>
      </w:r>
      <w:r>
        <w:br/>
      </w:r>
      <w:r>
        <w:br/>
      </w:r>
      <w:r w:rsidR="5D968B19" w:rsidRPr="294A4625">
        <w:rPr>
          <w:color w:val="FF0000"/>
        </w:rPr>
        <w:t>Template Answer:</w:t>
      </w:r>
      <w:r>
        <w:br/>
      </w:r>
      <w:r w:rsidR="0A23443D" w:rsidRPr="294A4625">
        <w:rPr>
          <w:color w:val="FF0000"/>
        </w:rPr>
        <w:t xml:space="preserve">Ventricular </w:t>
      </w:r>
      <w:r w:rsidR="5AD0B3F4" w:rsidRPr="294A4625">
        <w:rPr>
          <w:color w:val="FF0000"/>
        </w:rPr>
        <w:t>Pacemakers don’t restore a normal P wave because</w:t>
      </w:r>
      <w:r w:rsidR="302E0DBA" w:rsidRPr="294A4625">
        <w:rPr>
          <w:color w:val="FF0000"/>
        </w:rPr>
        <w:t xml:space="preserve"> t</w:t>
      </w:r>
      <w:r w:rsidR="5AD0B3F4" w:rsidRPr="294A4625">
        <w:rPr>
          <w:color w:val="FF0000"/>
        </w:rPr>
        <w:t>he pacemaker controls the ventricles, not the atria.</w:t>
      </w:r>
      <w:r w:rsidR="4E15D42D" w:rsidRPr="294A4625">
        <w:rPr>
          <w:color w:val="FF0000"/>
        </w:rPr>
        <w:t xml:space="preserve"> </w:t>
      </w:r>
      <w:r w:rsidR="5AD0B3F4" w:rsidRPr="294A4625">
        <w:rPr>
          <w:color w:val="FF0000"/>
        </w:rPr>
        <w:t>The atria are still fibrillating, so the electrical activity remains chaotic.</w:t>
      </w:r>
    </w:p>
    <w:p w14:paraId="0BD0C486" w14:textId="34E102A2" w:rsidR="001F34CD" w:rsidRDefault="1639A5BC" w:rsidP="294A4625">
      <w:pPr>
        <w:pStyle w:val="Gautam1"/>
        <w:rPr>
          <w:b/>
          <w:bCs/>
          <w:color w:val="00B050"/>
        </w:rPr>
      </w:pPr>
      <w:r w:rsidRPr="294A4625">
        <w:rPr>
          <w:b/>
          <w:bCs/>
          <w:color w:val="00B050"/>
        </w:rPr>
        <w:t>TAs Common Misconceptions:</w:t>
      </w:r>
    </w:p>
    <w:p w14:paraId="0F9ECFEF" w14:textId="5506A238" w:rsidR="001F34CD" w:rsidRDefault="1639A5BC" w:rsidP="294A4625">
      <w:pPr>
        <w:pStyle w:val="Gautam1"/>
        <w:rPr>
          <w:b/>
          <w:bCs/>
          <w:color w:val="00B050"/>
        </w:rPr>
      </w:pPr>
      <w:r w:rsidRPr="294A4625">
        <w:rPr>
          <w:b/>
          <w:bCs/>
          <w:color w:val="00B050"/>
        </w:rPr>
        <w:t xml:space="preserve">"A pacemaker fixes </w:t>
      </w:r>
      <w:proofErr w:type="spellStart"/>
      <w:r w:rsidRPr="294A4625">
        <w:rPr>
          <w:b/>
          <w:bCs/>
          <w:color w:val="00B050"/>
        </w:rPr>
        <w:t>AFib</w:t>
      </w:r>
      <w:proofErr w:type="spellEnd"/>
      <w:r w:rsidRPr="294A4625">
        <w:rPr>
          <w:b/>
          <w:bCs/>
          <w:color w:val="00B050"/>
        </w:rPr>
        <w:t xml:space="preserve"> completely."  (No, it just controls the ventricular rate.)</w:t>
      </w:r>
    </w:p>
    <w:p w14:paraId="1051B75D" w14:textId="32F1205B" w:rsidR="001F34CD" w:rsidRDefault="1639A5BC" w:rsidP="294A4625">
      <w:pPr>
        <w:pStyle w:val="Gautam1"/>
        <w:rPr>
          <w:b/>
          <w:bCs/>
          <w:color w:val="00B050"/>
        </w:rPr>
      </w:pPr>
      <w:r w:rsidRPr="294A4625">
        <w:rPr>
          <w:b/>
          <w:bCs/>
          <w:color w:val="00B050"/>
        </w:rPr>
        <w:t>"A pacemaker will always create spikes on the EKG." (Some pacemakers only activate when needed.)</w:t>
      </w:r>
    </w:p>
    <w:p w14:paraId="2B953FDF" w14:textId="38DAEF35" w:rsidR="001F34CD" w:rsidRDefault="1639A5BC" w:rsidP="19D6BF81">
      <w:pPr>
        <w:pStyle w:val="Gautam1"/>
        <w:rPr>
          <w:color w:val="FF0000"/>
        </w:rPr>
      </w:pPr>
      <w:r>
        <w:br/>
      </w:r>
      <w:r w:rsidR="20F885CA">
        <w:t>9</w:t>
      </w:r>
      <w:r w:rsidR="20F885CA" w:rsidRPr="294A4625">
        <w:rPr>
          <w:b/>
          <w:bCs/>
        </w:rPr>
        <w:t>. Valvular Dysfunction</w:t>
      </w:r>
      <w:r>
        <w:br/>
      </w:r>
      <w:r w:rsidR="272F51D7">
        <w:t>The patient has</w:t>
      </w:r>
      <w:r w:rsidR="272F51D7" w:rsidRPr="294A4625">
        <w:rPr>
          <w:b/>
          <w:bCs/>
        </w:rPr>
        <w:t xml:space="preserve"> </w:t>
      </w:r>
      <w:r w:rsidR="272F51D7">
        <w:t>mitral valve stenosis and regurgitation. How would this condition affect the right ventricular function over time? Would you expect the patient to develop right-sided heart failure? Why or why not?</w:t>
      </w:r>
      <w:r>
        <w:br/>
      </w:r>
      <w:r>
        <w:br/>
      </w:r>
      <w:r w:rsidR="5FD1D9F0" w:rsidRPr="294A4625">
        <w:rPr>
          <w:color w:val="FF0000"/>
        </w:rPr>
        <w:t>Template Answer:</w:t>
      </w:r>
      <w:r>
        <w:br/>
      </w:r>
      <w:r w:rsidR="6FFA3F9D" w:rsidRPr="294A4625">
        <w:rPr>
          <w:color w:val="FF0000"/>
        </w:rPr>
        <w:t>-Mitral valve stenosis increases left atrial pressure, causing pulmonary hypertension as pressure backs up into the lungs.</w:t>
      </w:r>
    </w:p>
    <w:p w14:paraId="3451B462" w14:textId="60C829D2" w:rsidR="001F34CD" w:rsidRDefault="6FFA3F9D" w:rsidP="19D6BF81">
      <w:pPr>
        <w:pStyle w:val="Gautam1"/>
        <w:rPr>
          <w:color w:val="FF0000"/>
        </w:rPr>
      </w:pPr>
      <w:r w:rsidRPr="19D6BF81">
        <w:rPr>
          <w:color w:val="FF0000"/>
        </w:rPr>
        <w:t>-Over time, the right ventricle must pump against increased resistance in the pulmonary circuit, leading to right ventricular hypertrophy and potential failure.</w:t>
      </w:r>
    </w:p>
    <w:p w14:paraId="731BF407" w14:textId="094BEE33" w:rsidR="001F34CD" w:rsidRDefault="6FFA3F9D" w:rsidP="19D6BF81">
      <w:pPr>
        <w:pStyle w:val="Gautam1"/>
        <w:rPr>
          <w:color w:val="FF0000"/>
        </w:rPr>
      </w:pPr>
      <w:r w:rsidRPr="19D6BF81">
        <w:rPr>
          <w:color w:val="FF0000"/>
        </w:rPr>
        <w:t>-Yes, right-sided heart failure can develop, leading to systemic congestion, fluid retention, and peripheral edema.</w:t>
      </w:r>
    </w:p>
    <w:p w14:paraId="78EE2124" w14:textId="421801E1" w:rsidR="001F34CD" w:rsidRDefault="6FFA3F9D" w:rsidP="19D6BF81">
      <w:pPr>
        <w:pStyle w:val="Gautam1"/>
        <w:rPr>
          <w:b/>
          <w:bCs/>
          <w:color w:val="0070C0"/>
        </w:rPr>
      </w:pPr>
      <w:r w:rsidRPr="19D6BF81">
        <w:rPr>
          <w:b/>
          <w:bCs/>
          <w:color w:val="0070C0"/>
        </w:rPr>
        <w:t>TAs: Common Misconceptions:</w:t>
      </w:r>
    </w:p>
    <w:p w14:paraId="70FFABC5" w14:textId="348C0A08" w:rsidR="001F34CD" w:rsidRDefault="6FFA3F9D" w:rsidP="19D6BF81">
      <w:pPr>
        <w:pStyle w:val="Gautam1"/>
        <w:rPr>
          <w:b/>
          <w:bCs/>
          <w:color w:val="0070C0"/>
        </w:rPr>
      </w:pPr>
      <w:r w:rsidRPr="19D6BF81">
        <w:rPr>
          <w:b/>
          <w:bCs/>
          <w:color w:val="0070C0"/>
        </w:rPr>
        <w:t>"Mitral valve disease directly causes right-sided heart failure."  (The failure is indirect, due to pulmonary hypertension.)</w:t>
      </w:r>
    </w:p>
    <w:p w14:paraId="0DD8D27A" w14:textId="5159E753" w:rsidR="001F34CD" w:rsidRDefault="6FFA3F9D" w:rsidP="19D6BF81">
      <w:pPr>
        <w:pStyle w:val="Gautam1"/>
        <w:rPr>
          <w:b/>
          <w:bCs/>
          <w:color w:val="0070C0"/>
        </w:rPr>
      </w:pPr>
      <w:r w:rsidRPr="19D6BF81">
        <w:rPr>
          <w:b/>
          <w:bCs/>
          <w:color w:val="0070C0"/>
        </w:rPr>
        <w:t>"Only the left heart is affected."  (The right ventricle compensates, but chronic strain leads to dysfunction.)</w:t>
      </w:r>
    </w:p>
    <w:p w14:paraId="174B0BEE" w14:textId="6423249B" w:rsidR="001F34CD" w:rsidRDefault="001F34CD" w:rsidP="19D6BF81">
      <w:pPr>
        <w:pStyle w:val="Gautam1"/>
      </w:pPr>
    </w:p>
    <w:p w14:paraId="4226509F" w14:textId="5B8F4F63" w:rsidR="001F34CD" w:rsidRDefault="397638BF" w:rsidP="294A4625">
      <w:pPr>
        <w:pStyle w:val="Gautam1"/>
        <w:rPr>
          <w:b/>
          <w:bCs/>
          <w:color w:val="00B050"/>
        </w:rPr>
      </w:pPr>
      <w:r>
        <w:t>Section 3 – Let’s Co-Create: Apply and Assess Understanding</w:t>
      </w:r>
      <w:r w:rsidR="3C3069D0">
        <w:br/>
      </w:r>
      <w:r w:rsidR="3C3069D0">
        <w:br/>
      </w:r>
      <w:r w:rsidRPr="294A4625">
        <w:rPr>
          <w:b/>
          <w:bCs/>
          <w:color w:val="00B050"/>
        </w:rPr>
        <w:t xml:space="preserve">TAs: This is not graded- but learners don’t know that. </w:t>
      </w:r>
    </w:p>
    <w:p w14:paraId="6C576704" w14:textId="0435A49C" w:rsidR="001F34CD" w:rsidRDefault="397638BF" w:rsidP="4CCF4848">
      <w:pPr>
        <w:pStyle w:val="Gautam1"/>
      </w:pPr>
      <w:r>
        <w:lastRenderedPageBreak/>
        <w:t>Purpose:</w:t>
      </w:r>
      <w:r w:rsidR="3C3069D0">
        <w:br/>
      </w:r>
      <w:r>
        <w:t xml:space="preserve"> This brief creative activity helps you test whether you can generate and apply knowledge rather than just recall it. You will create and answer one multiple-choice question (MCQ) and one higher-order short-answer question (SAQ) based on today’s case.</w:t>
      </w:r>
    </w:p>
    <w:p w14:paraId="057EE996" w14:textId="4496E3DF" w:rsidR="001F34CD" w:rsidRDefault="397638BF" w:rsidP="4CCF4848">
      <w:pPr>
        <w:pStyle w:val="Gautam1"/>
      </w:pPr>
      <w:r>
        <w:t>Step 1 – Create an MCQ (Tests foundational knowledge)</w:t>
      </w:r>
      <w:r w:rsidR="3C3069D0">
        <w:br/>
      </w:r>
      <w:r>
        <w:t xml:space="preserve"> Write one multiple-choice question that assesses a key piece of foundational knowledge from this PSS—for example, blood flow direction, valve function, or basic EKG interpretation.</w:t>
      </w:r>
      <w:r w:rsidR="3C3069D0">
        <w:br/>
      </w:r>
      <w:r>
        <w:t xml:space="preserve"> Then, answer your own question and briefly explain why the correct answer is correct.</w:t>
      </w:r>
    </w:p>
    <w:p w14:paraId="251E9103" w14:textId="518D879B" w:rsidR="001F34CD" w:rsidRDefault="397638BF" w:rsidP="4CCF4848">
      <w:pPr>
        <w:pStyle w:val="Gautam1"/>
      </w:pPr>
      <w:r>
        <w:t>Example (for reference only)</w:t>
      </w:r>
    </w:p>
    <w:p w14:paraId="3F0419B0" w14:textId="5D1FAC11" w:rsidR="001F34CD" w:rsidRDefault="397638BF" w:rsidP="4CCF4848">
      <w:pPr>
        <w:pStyle w:val="Gautam1"/>
      </w:pPr>
      <w:r>
        <w:t>MCQ Example: Which event directly causes the aortic valve to open?</w:t>
      </w:r>
      <w:r w:rsidR="3C3069D0">
        <w:br/>
      </w:r>
      <w:r>
        <w:t xml:space="preserve"> A. Atrial contraction</w:t>
      </w:r>
      <w:r w:rsidR="3C3069D0">
        <w:br/>
      </w:r>
      <w:r>
        <w:t xml:space="preserve"> B. Ventricular pressure rising above aortic pressure </w:t>
      </w:r>
      <w:r w:rsidR="3C3069D0">
        <w:br/>
      </w:r>
      <w:r>
        <w:t xml:space="preserve"> C. Closing of the mitral valve</w:t>
      </w:r>
      <w:r w:rsidR="3C3069D0">
        <w:br/>
      </w:r>
      <w:r>
        <w:t xml:space="preserve"> D. Relaxation of the ventricles</w:t>
      </w:r>
    </w:p>
    <w:p w14:paraId="65A4AA9F" w14:textId="7482A157" w:rsidR="001F34CD" w:rsidRDefault="397638BF" w:rsidP="4CCF4848">
      <w:pPr>
        <w:pStyle w:val="Gautam1"/>
      </w:pPr>
      <w:r>
        <w:t>Explanation: When left-ventricular pressure exceeds aortic pressure during systole, the aortic valve opens, allowing blood ejection.</w:t>
      </w:r>
    </w:p>
    <w:p w14:paraId="569335D4" w14:textId="08A5FA56" w:rsidR="001F34CD" w:rsidRDefault="001F34CD" w:rsidP="4CCF4848">
      <w:pPr>
        <w:pStyle w:val="Gautam1"/>
      </w:pPr>
    </w:p>
    <w:p w14:paraId="3B459A0E" w14:textId="2340EBED" w:rsidR="001F34CD" w:rsidRDefault="397638BF" w:rsidP="4CCF4848">
      <w:pPr>
        <w:pStyle w:val="Gautam1"/>
      </w:pPr>
      <w:r>
        <w:t>Step 2 – Create a Related SAQ (</w:t>
      </w:r>
      <w:r w:rsidR="11A5EC00">
        <w:t xml:space="preserve">Tests higher-order thinking- so analysis, prediction, or problem </w:t>
      </w:r>
      <w:proofErr w:type="gramStart"/>
      <w:r w:rsidR="11A5EC00">
        <w:t xml:space="preserve">solving </w:t>
      </w:r>
      <w:r>
        <w:t>)</w:t>
      </w:r>
      <w:proofErr w:type="gramEnd"/>
      <w:r w:rsidR="3C3069D0">
        <w:br/>
      </w:r>
      <w:r w:rsidR="3C3069D0">
        <w:br/>
      </w:r>
      <w:r>
        <w:t>Example (linked to MCQ above)</w:t>
      </w:r>
    </w:p>
    <w:p w14:paraId="355DCBAC" w14:textId="323CD177" w:rsidR="001F34CD" w:rsidRDefault="397638BF" w:rsidP="4CCF4848">
      <w:pPr>
        <w:pStyle w:val="Gautam1"/>
      </w:pPr>
      <w:r>
        <w:t>SAQ Example:</w:t>
      </w:r>
      <w:r w:rsidR="3C3069D0">
        <w:br/>
      </w:r>
      <w:r>
        <w:t xml:space="preserve"> In this patient with mitral valve stenosis and regurgitation, how would the timing of aortic valve opening and closing differ from normal, and how might that affect cardiac output?</w:t>
      </w:r>
    </w:p>
    <w:p w14:paraId="132EA2C5" w14:textId="02B7507E" w:rsidR="001F34CD" w:rsidRDefault="397638BF" w:rsidP="4CCF4848">
      <w:pPr>
        <w:pStyle w:val="Gautam1"/>
      </w:pPr>
      <w:r>
        <w:t>Template Insight: Blood enters the left ventricle more slowly due to the stenotic mitral valve, delaying ventricular filling and slightly altering when ventricular pressure exceeds aortic pressure. The aortic valve may open later, reducing stroke volume and overall cardiac output.</w:t>
      </w:r>
    </w:p>
    <w:p w14:paraId="6BABFA65" w14:textId="70C0E333" w:rsidR="001F34CD" w:rsidRDefault="001F34CD" w:rsidP="4CCF4848">
      <w:pPr>
        <w:pStyle w:val="Gautam1"/>
      </w:pPr>
    </w:p>
    <w:p w14:paraId="683B27DA" w14:textId="45BB6DFC" w:rsidR="001F34CD" w:rsidRDefault="397638BF" w:rsidP="294A4625">
      <w:pPr>
        <w:pStyle w:val="Gautam1"/>
        <w:rPr>
          <w:b/>
          <w:bCs/>
          <w:color w:val="00B050"/>
        </w:rPr>
      </w:pPr>
      <w:r w:rsidRPr="294A4625">
        <w:rPr>
          <w:b/>
          <w:bCs/>
          <w:color w:val="00B050"/>
        </w:rPr>
        <w:t>TAs – Facilitation Notes:</w:t>
      </w:r>
    </w:p>
    <w:p w14:paraId="7189C40B" w14:textId="5B7D1E3B" w:rsidR="001F34CD" w:rsidRDefault="397638BF" w:rsidP="294A4625">
      <w:pPr>
        <w:pStyle w:val="Gautam1"/>
        <w:rPr>
          <w:b/>
          <w:bCs/>
          <w:color w:val="00B050"/>
        </w:rPr>
      </w:pPr>
      <w:r w:rsidRPr="294A4625">
        <w:rPr>
          <w:b/>
          <w:bCs/>
          <w:color w:val="00B050"/>
        </w:rPr>
        <w:t>Emphasize creativity and conceptual linkage between the two questions.</w:t>
      </w:r>
    </w:p>
    <w:p w14:paraId="397D723C" w14:textId="60BC27C6" w:rsidR="001F34CD" w:rsidRDefault="397638BF" w:rsidP="294A4625">
      <w:pPr>
        <w:pStyle w:val="Gautam1"/>
        <w:rPr>
          <w:b/>
          <w:bCs/>
          <w:color w:val="00B050"/>
        </w:rPr>
      </w:pPr>
      <w:r w:rsidRPr="294A4625">
        <w:rPr>
          <w:b/>
          <w:bCs/>
          <w:color w:val="00B050"/>
        </w:rPr>
        <w:t>Encourage pairs or small groups to exchange and critique their questions.</w:t>
      </w:r>
    </w:p>
    <w:p w14:paraId="65EDA234" w14:textId="7BD0E09D" w:rsidR="001F34CD" w:rsidRDefault="397638BF" w:rsidP="294A4625">
      <w:pPr>
        <w:pStyle w:val="Gautam1"/>
        <w:rPr>
          <w:b/>
          <w:bCs/>
          <w:color w:val="00B050"/>
        </w:rPr>
      </w:pPr>
      <w:r w:rsidRPr="294A4625">
        <w:rPr>
          <w:b/>
          <w:bCs/>
          <w:color w:val="00B050"/>
        </w:rPr>
        <w:t>Look for clear logic between the MCQ (foundational recall) and SAQ (applied reasoning).</w:t>
      </w:r>
    </w:p>
    <w:p w14:paraId="2E51FDDA" w14:textId="4A62C046" w:rsidR="001F34CD" w:rsidRDefault="397638BF" w:rsidP="294A4625">
      <w:pPr>
        <w:pStyle w:val="Gautam1"/>
        <w:rPr>
          <w:b/>
          <w:bCs/>
          <w:color w:val="00B050"/>
        </w:rPr>
      </w:pPr>
      <w:r w:rsidRPr="294A4625">
        <w:rPr>
          <w:b/>
          <w:bCs/>
          <w:color w:val="00B050"/>
        </w:rPr>
        <w:t>Common pitfalls: questions that are too narrow (factual recall only) or not related to the case.</w:t>
      </w:r>
    </w:p>
    <w:p w14:paraId="50213101" w14:textId="013FB253" w:rsidR="001F34CD" w:rsidRDefault="3C3069D0" w:rsidP="4CCF4848">
      <w:pPr>
        <w:pStyle w:val="Gautam1"/>
        <w:rPr>
          <w:rFonts w:eastAsia="Aptos" w:cs="Arial"/>
        </w:rPr>
      </w:pPr>
      <w:r>
        <w:br/>
      </w:r>
      <w:r>
        <w:br/>
      </w:r>
      <w:r w:rsidR="1B2F47F8" w:rsidRPr="294A4625">
        <w:rPr>
          <w:rFonts w:eastAsia="Aptos" w:cs="Arial"/>
        </w:rPr>
        <w:lastRenderedPageBreak/>
        <w:t>10</w:t>
      </w:r>
      <w:r w:rsidR="4043E191" w:rsidRPr="294A4625">
        <w:rPr>
          <w:rFonts w:eastAsia="Aptos" w:cs="Arial"/>
        </w:rPr>
        <w:t xml:space="preserve">. </w:t>
      </w:r>
      <w:r w:rsidR="30E6D71A" w:rsidRPr="294A4625">
        <w:rPr>
          <w:rFonts w:eastAsia="Aptos" w:cs="Arial"/>
        </w:rPr>
        <w:t xml:space="preserve">Section 4: </w:t>
      </w:r>
      <w:r w:rsidR="4043E191" w:rsidRPr="294A4625">
        <w:rPr>
          <w:rFonts w:eastAsia="Aptos" w:cs="Arial"/>
        </w:rPr>
        <w:t>Concept Map: Connecting all the dots!</w:t>
      </w:r>
      <w:r>
        <w:br/>
      </w:r>
      <w:r w:rsidR="5754E2FB" w:rsidRPr="294A4625">
        <w:rPr>
          <w:rFonts w:eastAsia="Aptos" w:cs="Arial"/>
        </w:rPr>
        <w:t xml:space="preserve">Create a concept map that visually organizes how the patient's mitral valve disease, atrial fibrillation, and pacemaker influence blood flow, cardiac excitability, and EKG findings. Hint: Place the patient’s condition as the central node then create three major branches: Blood Flow &amp; Hemodynamics; Cardiac Excitability; EKG Findings &amp; Pacemaker Function. </w:t>
      </w:r>
    </w:p>
    <w:p w14:paraId="2D553FA7" w14:textId="37157029" w:rsidR="001F34CD" w:rsidRDefault="25688039" w:rsidP="294A4625">
      <w:pPr>
        <w:rPr>
          <w:rFonts w:ascii="Times New Roman" w:eastAsia="Times New Roman" w:hAnsi="Times New Roman" w:cs="Times New Roman"/>
          <w:sz w:val="24"/>
          <w:szCs w:val="24"/>
        </w:rPr>
      </w:pPr>
      <w:r>
        <w:rPr>
          <w:noProof/>
        </w:rPr>
        <w:drawing>
          <wp:inline distT="0" distB="0" distL="0" distR="0" wp14:anchorId="0EAFA0B9" wp14:editId="2D2C8729">
            <wp:extent cx="6115050" cy="4686300"/>
            <wp:effectExtent l="0" t="0" r="0" b="0"/>
            <wp:docPr id="971588623" name="Picture 97158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6115050" cy="4686300"/>
                    </a:xfrm>
                    <a:prstGeom prst="rect">
                      <a:avLst/>
                    </a:prstGeom>
                  </pic:spPr>
                </pic:pic>
              </a:graphicData>
            </a:graphic>
          </wp:inline>
        </w:drawing>
      </w:r>
      <w:r>
        <w:br/>
      </w:r>
      <w:r>
        <w:br/>
      </w:r>
      <w:r w:rsidR="3E6A840A" w:rsidRPr="1474F4F8">
        <w:rPr>
          <w:rFonts w:ascii="Times New Roman" w:eastAsia="Times New Roman" w:hAnsi="Times New Roman" w:cs="Times New Roman"/>
          <w:b/>
          <w:bCs/>
          <w:sz w:val="24"/>
          <w:szCs w:val="24"/>
        </w:rPr>
        <w:t>Back to Data Analysis:</w:t>
      </w:r>
      <w:r w:rsidR="3E6A840A">
        <w:t xml:space="preserve"> </w:t>
      </w:r>
      <w:r>
        <w:br/>
      </w:r>
      <w:r>
        <w:br/>
      </w:r>
      <w:r w:rsidR="2AFFF74F" w:rsidRPr="1474F4F8">
        <w:rPr>
          <w:rFonts w:ascii="Times New Roman" w:eastAsia="Times New Roman" w:hAnsi="Times New Roman" w:cs="Times New Roman"/>
          <w:sz w:val="24"/>
          <w:szCs w:val="24"/>
        </w:rPr>
        <w:t>11</w:t>
      </w:r>
      <w:r w:rsidR="7909B2B7" w:rsidRPr="1474F4F8">
        <w:rPr>
          <w:rFonts w:ascii="Times New Roman" w:eastAsia="Times New Roman" w:hAnsi="Times New Roman" w:cs="Times New Roman"/>
          <w:sz w:val="24"/>
          <w:szCs w:val="24"/>
        </w:rPr>
        <w:t>.</w:t>
      </w:r>
      <w:r w:rsidR="24212FF2" w:rsidRPr="1474F4F8">
        <w:rPr>
          <w:rFonts w:ascii="Times New Roman" w:eastAsia="Times New Roman" w:hAnsi="Times New Roman" w:cs="Times New Roman"/>
          <w:sz w:val="24"/>
          <w:szCs w:val="24"/>
        </w:rPr>
        <w:t xml:space="preserve"> </w:t>
      </w:r>
      <w:r w:rsidR="3C410405" w:rsidRPr="1474F4F8">
        <w:rPr>
          <w:rFonts w:ascii="Times New Roman" w:eastAsia="Times New Roman" w:hAnsi="Times New Roman" w:cs="Times New Roman"/>
          <w:sz w:val="24"/>
          <w:szCs w:val="24"/>
        </w:rPr>
        <w:t xml:space="preserve">Now </w:t>
      </w:r>
      <w:r w:rsidR="6D941073" w:rsidRPr="1474F4F8">
        <w:rPr>
          <w:rFonts w:ascii="Times New Roman" w:eastAsia="Times New Roman" w:hAnsi="Times New Roman" w:cs="Times New Roman"/>
          <w:sz w:val="24"/>
          <w:szCs w:val="24"/>
        </w:rPr>
        <w:t xml:space="preserve">go back and </w:t>
      </w:r>
      <w:r w:rsidR="3C410405" w:rsidRPr="1474F4F8">
        <w:rPr>
          <w:rFonts w:ascii="Times New Roman" w:eastAsia="Times New Roman" w:hAnsi="Times New Roman" w:cs="Times New Roman"/>
          <w:sz w:val="24"/>
          <w:szCs w:val="24"/>
        </w:rPr>
        <w:t xml:space="preserve">take a look at the class data </w:t>
      </w:r>
      <w:r w:rsidR="6D941073" w:rsidRPr="1474F4F8">
        <w:rPr>
          <w:rFonts w:ascii="Times New Roman" w:eastAsia="Times New Roman" w:hAnsi="Times New Roman" w:cs="Times New Roman"/>
          <w:sz w:val="24"/>
          <w:szCs w:val="24"/>
        </w:rPr>
        <w:t xml:space="preserve">from the </w:t>
      </w:r>
      <w:proofErr w:type="spellStart"/>
      <w:r w:rsidR="6D941073" w:rsidRPr="1474F4F8">
        <w:rPr>
          <w:rFonts w:ascii="Times New Roman" w:eastAsia="Times New Roman" w:hAnsi="Times New Roman" w:cs="Times New Roman"/>
          <w:sz w:val="24"/>
          <w:szCs w:val="24"/>
        </w:rPr>
        <w:t>AFib</w:t>
      </w:r>
      <w:proofErr w:type="spellEnd"/>
      <w:r w:rsidR="6D941073" w:rsidRPr="1474F4F8">
        <w:rPr>
          <w:rFonts w:ascii="Times New Roman" w:eastAsia="Times New Roman" w:hAnsi="Times New Roman" w:cs="Times New Roman"/>
          <w:sz w:val="24"/>
          <w:szCs w:val="24"/>
        </w:rPr>
        <w:t xml:space="preserve"> AI/ML model </w:t>
      </w:r>
      <w:r w:rsidR="3C410405" w:rsidRPr="1474F4F8">
        <w:rPr>
          <w:rFonts w:ascii="Times New Roman" w:eastAsia="Times New Roman" w:hAnsi="Times New Roman" w:cs="Times New Roman"/>
          <w:sz w:val="24"/>
          <w:szCs w:val="24"/>
        </w:rPr>
        <w:t xml:space="preserve">on the </w:t>
      </w:r>
      <w:r w:rsidR="6A2C354F" w:rsidRPr="1474F4F8">
        <w:rPr>
          <w:rFonts w:ascii="Times New Roman" w:eastAsia="Times New Roman" w:hAnsi="Times New Roman" w:cs="Times New Roman"/>
          <w:sz w:val="24"/>
          <w:szCs w:val="24"/>
        </w:rPr>
        <w:t>class</w:t>
      </w:r>
      <w:r w:rsidR="3C410405" w:rsidRPr="1474F4F8">
        <w:rPr>
          <w:rFonts w:ascii="Times New Roman" w:eastAsia="Times New Roman" w:hAnsi="Times New Roman" w:cs="Times New Roman"/>
          <w:sz w:val="24"/>
          <w:szCs w:val="24"/>
        </w:rPr>
        <w:t xml:space="preserve"> Spreadsheet.</w:t>
      </w:r>
      <w:r w:rsidR="6D941073" w:rsidRPr="1474F4F8">
        <w:rPr>
          <w:rFonts w:ascii="Times New Roman" w:eastAsia="Times New Roman" w:hAnsi="Times New Roman" w:cs="Times New Roman"/>
          <w:sz w:val="24"/>
          <w:szCs w:val="24"/>
        </w:rPr>
        <w:t xml:space="preserve"> Use it to discuss/answer the questions below</w:t>
      </w:r>
      <w:r w:rsidR="01425105" w:rsidRPr="1474F4F8">
        <w:rPr>
          <w:rFonts w:ascii="Times New Roman" w:eastAsia="Times New Roman" w:hAnsi="Times New Roman" w:cs="Times New Roman"/>
          <w:sz w:val="24"/>
          <w:szCs w:val="24"/>
        </w:rPr>
        <w:t xml:space="preserve">. Look at two sheets: The </w:t>
      </w:r>
      <w:r w:rsidR="01425105" w:rsidRPr="1474F4F8">
        <w:rPr>
          <w:rFonts w:ascii="Times New Roman" w:eastAsia="Times New Roman" w:hAnsi="Times New Roman" w:cs="Times New Roman"/>
          <w:i/>
          <w:iCs/>
          <w:sz w:val="24"/>
          <w:szCs w:val="24"/>
        </w:rPr>
        <w:t>Manual Diagnostics Summary</w:t>
      </w:r>
      <w:r w:rsidR="3C410405" w:rsidRPr="1474F4F8">
        <w:rPr>
          <w:rFonts w:ascii="Times New Roman" w:eastAsia="Times New Roman" w:hAnsi="Times New Roman" w:cs="Times New Roman"/>
          <w:sz w:val="24"/>
          <w:szCs w:val="24"/>
        </w:rPr>
        <w:t xml:space="preserve"> </w:t>
      </w:r>
      <w:r w:rsidR="01425105" w:rsidRPr="1474F4F8">
        <w:rPr>
          <w:rFonts w:ascii="Times New Roman" w:eastAsia="Times New Roman" w:hAnsi="Times New Roman" w:cs="Times New Roman"/>
          <w:sz w:val="24"/>
          <w:szCs w:val="24"/>
        </w:rPr>
        <w:t xml:space="preserve">sheet shows how well you and your classmates did at evaluating ECGs for </w:t>
      </w:r>
      <w:proofErr w:type="spellStart"/>
      <w:r w:rsidR="01425105" w:rsidRPr="1474F4F8">
        <w:rPr>
          <w:rFonts w:ascii="Times New Roman" w:eastAsia="Times New Roman" w:hAnsi="Times New Roman" w:cs="Times New Roman"/>
          <w:sz w:val="24"/>
          <w:szCs w:val="24"/>
        </w:rPr>
        <w:t>AFib</w:t>
      </w:r>
      <w:proofErr w:type="spellEnd"/>
      <w:r w:rsidR="01425105" w:rsidRPr="1474F4F8">
        <w:rPr>
          <w:rFonts w:ascii="Times New Roman" w:eastAsia="Times New Roman" w:hAnsi="Times New Roman" w:cs="Times New Roman"/>
          <w:sz w:val="24"/>
          <w:szCs w:val="24"/>
        </w:rPr>
        <w:t xml:space="preserve">. The </w:t>
      </w:r>
      <w:r w:rsidR="01425105" w:rsidRPr="1474F4F8">
        <w:rPr>
          <w:rFonts w:ascii="Times New Roman" w:eastAsia="Times New Roman" w:hAnsi="Times New Roman" w:cs="Times New Roman"/>
          <w:i/>
          <w:iCs/>
          <w:sz w:val="24"/>
          <w:szCs w:val="24"/>
        </w:rPr>
        <w:t>Neural Network Accuracy Summary</w:t>
      </w:r>
      <w:r w:rsidR="01425105" w:rsidRPr="1474F4F8">
        <w:rPr>
          <w:rFonts w:ascii="Times New Roman" w:eastAsia="Times New Roman" w:hAnsi="Times New Roman" w:cs="Times New Roman"/>
          <w:sz w:val="24"/>
          <w:szCs w:val="24"/>
        </w:rPr>
        <w:t xml:space="preserve"> s</w:t>
      </w:r>
      <w:r w:rsidR="02123130" w:rsidRPr="1474F4F8">
        <w:rPr>
          <w:rFonts w:ascii="Times New Roman" w:eastAsia="Times New Roman" w:hAnsi="Times New Roman" w:cs="Times New Roman"/>
          <w:sz w:val="24"/>
          <w:szCs w:val="24"/>
        </w:rPr>
        <w:t xml:space="preserve">heet shows how the AI tool did at classifying </w:t>
      </w:r>
      <w:r w:rsidR="2D5BDE99" w:rsidRPr="1474F4F8">
        <w:rPr>
          <w:rFonts w:ascii="Times New Roman" w:eastAsia="Times New Roman" w:hAnsi="Times New Roman" w:cs="Times New Roman"/>
          <w:sz w:val="24"/>
          <w:szCs w:val="24"/>
        </w:rPr>
        <w:t xml:space="preserve">ECG signals. </w:t>
      </w:r>
      <w:r w:rsidR="12B522AE" w:rsidRPr="1474F4F8">
        <w:rPr>
          <w:rFonts w:ascii="Times New Roman" w:eastAsia="Times New Roman" w:hAnsi="Times New Roman" w:cs="Times New Roman"/>
          <w:sz w:val="24"/>
          <w:szCs w:val="24"/>
        </w:rPr>
        <w:t>[</w:t>
      </w:r>
      <w:r w:rsidR="15DD2158" w:rsidRPr="1474F4F8">
        <w:rPr>
          <w:rFonts w:ascii="Times New Roman" w:eastAsia="Times New Roman" w:hAnsi="Times New Roman" w:cs="Times New Roman"/>
          <w:sz w:val="24"/>
          <w:szCs w:val="24"/>
        </w:rPr>
        <w:t>All c</w:t>
      </w:r>
      <w:r w:rsidR="12B522AE" w:rsidRPr="1474F4F8">
        <w:rPr>
          <w:rFonts w:ascii="Times New Roman" w:eastAsia="Times New Roman" w:hAnsi="Times New Roman" w:cs="Times New Roman"/>
          <w:sz w:val="24"/>
          <w:szCs w:val="24"/>
        </w:rPr>
        <w:t>ompletion grade only]</w:t>
      </w:r>
    </w:p>
    <w:p w14:paraId="7D085702" w14:textId="6A5CD6EA" w:rsidR="00545666" w:rsidRDefault="00545666" w:rsidP="00CF62F6">
      <w:pPr>
        <w:pStyle w:val="Gautam1"/>
        <w:numPr>
          <w:ilvl w:val="0"/>
          <w:numId w:val="19"/>
        </w:numPr>
      </w:pPr>
      <w:r>
        <w:t xml:space="preserve">Based on the accuracy </w:t>
      </w:r>
      <w:r w:rsidR="00D039BD">
        <w:t xml:space="preserve">of the </w:t>
      </w:r>
      <w:r>
        <w:t xml:space="preserve">class </w:t>
      </w:r>
      <w:r w:rsidR="00D039BD">
        <w:t xml:space="preserve">(Manual) diagnosis </w:t>
      </w:r>
      <w:r>
        <w:t xml:space="preserve">and the </w:t>
      </w:r>
      <w:r w:rsidR="00D039BD">
        <w:t xml:space="preserve">accuracy of the </w:t>
      </w:r>
      <w:r>
        <w:t>AI tool</w:t>
      </w:r>
      <w:r w:rsidR="00D039BD">
        <w:t xml:space="preserve"> (Neural Network)</w:t>
      </w:r>
      <w:r>
        <w:t>, how would a positive diagnosis of A-Fib from either your classmate or from the AI tool affect the treatment you would give the patient?</w:t>
      </w:r>
      <w:r w:rsidR="00D039BD">
        <w:br/>
      </w:r>
      <w:r w:rsidR="00D039BD">
        <w:lastRenderedPageBreak/>
        <w:br/>
      </w:r>
    </w:p>
    <w:p w14:paraId="7F7970E9" w14:textId="6DEA0388" w:rsidR="00B67773" w:rsidRDefault="00A762A1" w:rsidP="00CF62F6">
      <w:pPr>
        <w:pStyle w:val="Gautam1"/>
        <w:numPr>
          <w:ilvl w:val="0"/>
          <w:numId w:val="19"/>
        </w:numPr>
      </w:pPr>
      <w:r>
        <w:t xml:space="preserve">How </w:t>
      </w:r>
      <w:r w:rsidR="00DA0CD5">
        <w:t xml:space="preserve">does the accuracy of the AI tool </w:t>
      </w:r>
      <w:r w:rsidR="00B615AD">
        <w:t xml:space="preserve">compare to different </w:t>
      </w:r>
      <w:r w:rsidR="00D25E1C">
        <w:t xml:space="preserve">levels </w:t>
      </w:r>
      <w:r w:rsidR="00B615AD">
        <w:t>of doctor</w:t>
      </w:r>
      <w:r w:rsidR="00D25E1C">
        <w:t xml:space="preserve"> (</w:t>
      </w:r>
      <w:proofErr w:type="gramStart"/>
      <w:r w:rsidR="00D25E1C">
        <w:t>Manual).</w:t>
      </w:r>
      <w:proofErr w:type="gramEnd"/>
      <w:r w:rsidR="00D25E1C">
        <w:t xml:space="preserve"> How does that affect your evaluation of the accuracy of the AI tool?</w:t>
      </w:r>
      <w:r w:rsidR="00B67773">
        <w:br/>
      </w:r>
      <w:r w:rsidR="0079748C">
        <w:br/>
      </w:r>
      <w:r w:rsidR="0079748C">
        <w:br/>
      </w:r>
      <w:r w:rsidR="00B67773">
        <w:br/>
      </w:r>
      <w:r w:rsidR="0079748C">
        <w:br/>
      </w:r>
    </w:p>
    <w:p w14:paraId="4C95281A" w14:textId="6B5D56A2" w:rsidR="00A762A1" w:rsidRDefault="00B67773" w:rsidP="00CF62F6">
      <w:pPr>
        <w:pStyle w:val="Gautam1"/>
        <w:numPr>
          <w:ilvl w:val="0"/>
          <w:numId w:val="19"/>
        </w:numPr>
      </w:pPr>
      <w:r>
        <w:t xml:space="preserve">How </w:t>
      </w:r>
      <w:r w:rsidR="002360C4">
        <w:t>is B</w:t>
      </w:r>
      <w:r w:rsidR="007215B2">
        <w:t>.</w:t>
      </w:r>
      <w:r w:rsidR="002360C4">
        <w:t xml:space="preserve"> affected by the </w:t>
      </w:r>
      <w:r w:rsidR="003E0C17">
        <w:t xml:space="preserve">inference </w:t>
      </w:r>
      <w:r w:rsidR="002360C4">
        <w:t xml:space="preserve">time it takes the AI tool to interpret </w:t>
      </w:r>
      <w:r w:rsidR="003E0C17">
        <w:t xml:space="preserve">one </w:t>
      </w:r>
      <w:r w:rsidR="002360C4">
        <w:t>ECG?</w:t>
      </w:r>
      <w:r w:rsidR="0079748C">
        <w:br/>
      </w:r>
      <w:r w:rsidR="0079748C">
        <w:br/>
      </w:r>
      <w:r w:rsidR="00D25E1C">
        <w:br/>
      </w:r>
    </w:p>
    <w:p w14:paraId="7759058C" w14:textId="77777777" w:rsidR="00C43C29" w:rsidRDefault="00196F44" w:rsidP="00CF62F6">
      <w:pPr>
        <w:pStyle w:val="Gautam1"/>
        <w:numPr>
          <w:ilvl w:val="0"/>
          <w:numId w:val="19"/>
        </w:numPr>
      </w:pPr>
      <w:r>
        <w:t>Based on what you have seen today, w</w:t>
      </w:r>
      <w:r w:rsidR="00375156" w:rsidRPr="2192BD73">
        <w:t>hat role do you think AI/ML has in diagnosing cardiac measures (ECGs, blood pressure, patient symptoms, medical records</w:t>
      </w:r>
      <w:r w:rsidR="00BC27CE">
        <w:t>, etc.</w:t>
      </w:r>
      <w:r w:rsidR="00375156" w:rsidRPr="2192BD73">
        <w:t>) now and in the future</w:t>
      </w:r>
      <w:r w:rsidR="00545666">
        <w:t>?</w:t>
      </w:r>
      <w:r>
        <w:br/>
      </w:r>
    </w:p>
    <w:p w14:paraId="3580FB38" w14:textId="6FB46A25" w:rsidR="00545666" w:rsidRDefault="00196F44" w:rsidP="00C43C29">
      <w:pPr>
        <w:pStyle w:val="Gautam1"/>
        <w:ind w:left="360"/>
      </w:pPr>
      <w:r>
        <w:br/>
      </w:r>
      <w:r>
        <w:br/>
      </w:r>
      <w:r w:rsidR="0079748C">
        <w:br/>
      </w:r>
    </w:p>
    <w:p w14:paraId="49715505" w14:textId="65EB7852" w:rsidR="001F34CD" w:rsidRDefault="001F34CD" w:rsidP="19D6BF81">
      <w:pPr>
        <w:pStyle w:val="Gautam1"/>
        <w:numPr>
          <w:ilvl w:val="0"/>
          <w:numId w:val="19"/>
        </w:numPr>
      </w:pPr>
      <w:r w:rsidRPr="15268AF3">
        <w:rPr>
          <w:lang w:val="en"/>
        </w:rPr>
        <w:t xml:space="preserve">What is one thing </w:t>
      </w:r>
      <w:r w:rsidR="00196F44">
        <w:t xml:space="preserve">about this entire PSS that your </w:t>
      </w:r>
      <w:r>
        <w:t>group is struggling with or confused by?</w:t>
      </w:r>
      <w:r>
        <w:br/>
      </w:r>
    </w:p>
    <w:sectPr w:rsidR="001F34CD" w:rsidSect="008506B2">
      <w:footerReference w:type="default" r:id="rId22"/>
      <w:pgSz w:w="12240" w:h="15840"/>
      <w:pgMar w:top="1440" w:right="117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Christian, Laura" w:date="2025-10-15T23:19:00Z" w:initials="CL">
    <w:p w14:paraId="6752D2A2" w14:textId="60D5D866" w:rsidR="00594ADA" w:rsidRDefault="00594ADA">
      <w:pPr>
        <w:pStyle w:val="CommentText"/>
      </w:pPr>
      <w:r>
        <w:rPr>
          <w:rStyle w:val="CommentReference"/>
        </w:rPr>
        <w:annotationRef/>
      </w:r>
      <w:r>
        <w:t>Is this too much of a giveaway?</w:t>
      </w:r>
    </w:p>
  </w:comment>
  <w:comment w:id="1" w:author="Christian, Laura" w:date="2025-10-15T23:20:00Z" w:initials="CL">
    <w:p w14:paraId="06DBAA08" w14:textId="029D9371" w:rsidR="00594ADA" w:rsidRDefault="00594ADA" w:rsidP="00594ADA">
      <w:r>
        <w:rPr>
          <w:rStyle w:val="CommentReference"/>
        </w:rPr>
        <w:annotationRef/>
      </w:r>
      <w:r>
        <w:t>Please change to:</w:t>
      </w:r>
      <w:r>
        <w:br/>
      </w:r>
      <w:hyperlink r:id="rId1" w:history="1">
        <w:r>
          <w:rPr>
            <w:rStyle w:val="Hyperlink"/>
          </w:rPr>
          <w:t>ECG Classification PSS fall 2025.xlsx</w:t>
        </w:r>
      </w:hyperlink>
    </w:p>
  </w:comment>
  <w:comment w:id="2" w:author="Christian, Laura" w:date="2025-10-15T23:25:00Z" w:initials="CL">
    <w:p w14:paraId="2C913605" w14:textId="5E55F1FD" w:rsidR="00594ADA" w:rsidRDefault="00594ADA">
      <w:pPr>
        <w:pStyle w:val="CommentText"/>
      </w:pPr>
      <w:r>
        <w:rPr>
          <w:rStyle w:val="CommentReference"/>
        </w:rPr>
        <w:annotationRef/>
      </w:r>
      <w:r>
        <w:t>And Deep Learning toolbox</w:t>
      </w:r>
    </w:p>
  </w:comment>
  <w:comment w:id="3" w:author="Christian, Laura" w:date="2025-10-15T23:28:00Z" w:initials="CL">
    <w:p w14:paraId="59D48FF9" w14:textId="4DDFF6A7" w:rsidR="00567DA8" w:rsidRDefault="00567DA8">
      <w:pPr>
        <w:pStyle w:val="CommentText"/>
      </w:pPr>
      <w:r>
        <w:rPr>
          <w:rStyle w:val="CommentReference"/>
        </w:rPr>
        <w:annotationRef/>
      </w:r>
      <w:r>
        <w:t xml:space="preserve">Are both of these required to receive </w:t>
      </w:r>
      <w:r>
        <w:t>credit?</w:t>
      </w:r>
      <w:bookmarkStart w:id="4" w:name="_GoBack"/>
      <w:bookmarkEnd w:id="4"/>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752D2A2" w15:done="0"/>
  <w15:commentEx w15:paraId="06DBAA08" w15:done="0"/>
  <w15:commentEx w15:paraId="2C913605" w15:done="0"/>
  <w15:commentEx w15:paraId="59D48FF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752D2A2" w16cid:durableId="2C9AAA67"/>
  <w16cid:commentId w16cid:paraId="06DBAA08" w16cid:durableId="2C9AAAA0"/>
  <w16cid:commentId w16cid:paraId="2C913605" w16cid:durableId="2C9AABE9"/>
  <w16cid:commentId w16cid:paraId="59D48FF9" w16cid:durableId="2C9AAC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9C4A6C" w14:textId="77777777" w:rsidR="00FC7CDC" w:rsidRDefault="00FC7CDC" w:rsidP="009E166A">
      <w:pPr>
        <w:spacing w:after="0" w:line="240" w:lineRule="auto"/>
      </w:pPr>
      <w:r>
        <w:separator/>
      </w:r>
    </w:p>
  </w:endnote>
  <w:endnote w:type="continuationSeparator" w:id="0">
    <w:p w14:paraId="700011FA" w14:textId="77777777" w:rsidR="00FC7CDC" w:rsidRDefault="00FC7CDC" w:rsidP="009E166A">
      <w:pPr>
        <w:spacing w:after="0" w:line="240" w:lineRule="auto"/>
      </w:pPr>
      <w:r>
        <w:continuationSeparator/>
      </w:r>
    </w:p>
  </w:endnote>
  <w:endnote w:type="continuationNotice" w:id="1">
    <w:p w14:paraId="246DFA1A" w14:textId="77777777" w:rsidR="00FC7CDC" w:rsidRDefault="00FC7C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tos Display">
    <w:altName w:val="Calibri"/>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599604"/>
      <w:docPartObj>
        <w:docPartGallery w:val="Page Numbers (Bottom of Page)"/>
        <w:docPartUnique/>
      </w:docPartObj>
    </w:sdtPr>
    <w:sdtEndPr>
      <w:rPr>
        <w:noProof/>
      </w:rPr>
    </w:sdtEndPr>
    <w:sdtContent>
      <w:p w14:paraId="777C659D" w14:textId="6D40E6D1" w:rsidR="00B768D1" w:rsidRDefault="00B768D1">
        <w:pPr>
          <w:pStyle w:val="Footer"/>
          <w:jc w:val="center"/>
          <w:rPr>
            <w:noProof/>
          </w:rPr>
        </w:pPr>
        <w:r>
          <w:fldChar w:fldCharType="begin"/>
        </w:r>
        <w:r>
          <w:instrText xml:space="preserve"> PAGE   \* MERGEFORMAT </w:instrText>
        </w:r>
        <w:r>
          <w:fldChar w:fldCharType="separate"/>
        </w:r>
        <w:r>
          <w:rPr>
            <w:noProof/>
          </w:rPr>
          <w:t>2</w:t>
        </w:r>
        <w:r>
          <w:rPr>
            <w:noProof/>
          </w:rPr>
          <w:fldChar w:fldCharType="end"/>
        </w:r>
        <w:r>
          <w:rPr>
            <w:noProof/>
          </w:rPr>
          <w:t xml:space="preserve"> of 12</w:t>
        </w:r>
      </w:p>
      <w:p w14:paraId="353C4B92" w14:textId="10B128F1" w:rsidR="00B768D1" w:rsidRDefault="00567DA8">
        <w:pPr>
          <w:pStyle w:val="Footer"/>
          <w:jc w:val="center"/>
        </w:pPr>
      </w:p>
    </w:sdtContent>
  </w:sdt>
  <w:p w14:paraId="69DA5D90" w14:textId="77777777" w:rsidR="009E166A" w:rsidRDefault="009E16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CEA211" w14:textId="77777777" w:rsidR="00FC7CDC" w:rsidRDefault="00FC7CDC" w:rsidP="009E166A">
      <w:pPr>
        <w:spacing w:after="0" w:line="240" w:lineRule="auto"/>
      </w:pPr>
      <w:r>
        <w:separator/>
      </w:r>
    </w:p>
  </w:footnote>
  <w:footnote w:type="continuationSeparator" w:id="0">
    <w:p w14:paraId="06B3F0AC" w14:textId="77777777" w:rsidR="00FC7CDC" w:rsidRDefault="00FC7CDC" w:rsidP="009E166A">
      <w:pPr>
        <w:spacing w:after="0" w:line="240" w:lineRule="auto"/>
      </w:pPr>
      <w:r>
        <w:continuationSeparator/>
      </w:r>
    </w:p>
  </w:footnote>
  <w:footnote w:type="continuationNotice" w:id="1">
    <w:p w14:paraId="5C173754" w14:textId="77777777" w:rsidR="00FC7CDC" w:rsidRDefault="00FC7CDC">
      <w:pPr>
        <w:spacing w:after="0" w:line="240" w:lineRule="auto"/>
      </w:pPr>
    </w:p>
  </w:footnote>
  <w:footnote w:id="2">
    <w:p w14:paraId="17FA2A91" w14:textId="6ECE15AF" w:rsidR="00231EF9" w:rsidRPr="00231EF9" w:rsidRDefault="00231EF9">
      <w:pPr>
        <w:pStyle w:val="FootnoteText"/>
        <w:rPr>
          <w:rFonts w:ascii="Times New Roman" w:hAnsi="Times New Roman" w:cs="Times New Roman"/>
        </w:rPr>
      </w:pPr>
    </w:p>
  </w:footnote>
</w:footnotes>
</file>

<file path=word/intelligence2.xml><?xml version="1.0" encoding="utf-8"?>
<int2:intelligence xmlns:int2="http://schemas.microsoft.com/office/intelligence/2020/intelligence" xmlns:oel="http://schemas.microsoft.com/office/2019/extlst">
  <int2:observations>
    <int2:textHash int2:hashCode="ORg3PPVVnFS1LH" int2:id="DmU5dayr">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075A"/>
    <w:multiLevelType w:val="hybridMultilevel"/>
    <w:tmpl w:val="8FD2D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5AC0B"/>
    <w:multiLevelType w:val="hybridMultilevel"/>
    <w:tmpl w:val="FFFFFFFF"/>
    <w:lvl w:ilvl="0" w:tplc="4852D066">
      <w:start w:val="1"/>
      <w:numFmt w:val="bullet"/>
      <w:lvlText w:val=""/>
      <w:lvlJc w:val="left"/>
      <w:pPr>
        <w:ind w:left="720" w:hanging="360"/>
      </w:pPr>
      <w:rPr>
        <w:rFonts w:ascii="Symbol" w:hAnsi="Symbol" w:hint="default"/>
      </w:rPr>
    </w:lvl>
    <w:lvl w:ilvl="1" w:tplc="82FA4B88">
      <w:start w:val="1"/>
      <w:numFmt w:val="bullet"/>
      <w:lvlText w:val="o"/>
      <w:lvlJc w:val="left"/>
      <w:pPr>
        <w:ind w:left="1440" w:hanging="360"/>
      </w:pPr>
      <w:rPr>
        <w:rFonts w:ascii="Courier New" w:hAnsi="Courier New" w:hint="default"/>
      </w:rPr>
    </w:lvl>
    <w:lvl w:ilvl="2" w:tplc="340627E6">
      <w:start w:val="1"/>
      <w:numFmt w:val="bullet"/>
      <w:lvlText w:val=""/>
      <w:lvlJc w:val="left"/>
      <w:pPr>
        <w:ind w:left="2160" w:hanging="360"/>
      </w:pPr>
      <w:rPr>
        <w:rFonts w:ascii="Wingdings" w:hAnsi="Wingdings" w:hint="default"/>
      </w:rPr>
    </w:lvl>
    <w:lvl w:ilvl="3" w:tplc="29CCCB26">
      <w:start w:val="1"/>
      <w:numFmt w:val="bullet"/>
      <w:lvlText w:val=""/>
      <w:lvlJc w:val="left"/>
      <w:pPr>
        <w:ind w:left="2880" w:hanging="360"/>
      </w:pPr>
      <w:rPr>
        <w:rFonts w:ascii="Symbol" w:hAnsi="Symbol" w:hint="default"/>
      </w:rPr>
    </w:lvl>
    <w:lvl w:ilvl="4" w:tplc="F3C46226">
      <w:start w:val="1"/>
      <w:numFmt w:val="bullet"/>
      <w:lvlText w:val="o"/>
      <w:lvlJc w:val="left"/>
      <w:pPr>
        <w:ind w:left="3600" w:hanging="360"/>
      </w:pPr>
      <w:rPr>
        <w:rFonts w:ascii="Courier New" w:hAnsi="Courier New" w:hint="default"/>
      </w:rPr>
    </w:lvl>
    <w:lvl w:ilvl="5" w:tplc="E2904916">
      <w:start w:val="1"/>
      <w:numFmt w:val="bullet"/>
      <w:lvlText w:val=""/>
      <w:lvlJc w:val="left"/>
      <w:pPr>
        <w:ind w:left="4320" w:hanging="360"/>
      </w:pPr>
      <w:rPr>
        <w:rFonts w:ascii="Wingdings" w:hAnsi="Wingdings" w:hint="default"/>
      </w:rPr>
    </w:lvl>
    <w:lvl w:ilvl="6" w:tplc="4714568C">
      <w:start w:val="1"/>
      <w:numFmt w:val="bullet"/>
      <w:lvlText w:val=""/>
      <w:lvlJc w:val="left"/>
      <w:pPr>
        <w:ind w:left="5040" w:hanging="360"/>
      </w:pPr>
      <w:rPr>
        <w:rFonts w:ascii="Symbol" w:hAnsi="Symbol" w:hint="default"/>
      </w:rPr>
    </w:lvl>
    <w:lvl w:ilvl="7" w:tplc="AA38CBB6">
      <w:start w:val="1"/>
      <w:numFmt w:val="bullet"/>
      <w:lvlText w:val="o"/>
      <w:lvlJc w:val="left"/>
      <w:pPr>
        <w:ind w:left="5760" w:hanging="360"/>
      </w:pPr>
      <w:rPr>
        <w:rFonts w:ascii="Courier New" w:hAnsi="Courier New" w:hint="default"/>
      </w:rPr>
    </w:lvl>
    <w:lvl w:ilvl="8" w:tplc="9626CAF0">
      <w:start w:val="1"/>
      <w:numFmt w:val="bullet"/>
      <w:lvlText w:val=""/>
      <w:lvlJc w:val="left"/>
      <w:pPr>
        <w:ind w:left="6480" w:hanging="360"/>
      </w:pPr>
      <w:rPr>
        <w:rFonts w:ascii="Wingdings" w:hAnsi="Wingdings" w:hint="default"/>
      </w:rPr>
    </w:lvl>
  </w:abstractNum>
  <w:abstractNum w:abstractNumId="2" w15:restartNumberingAfterBreak="0">
    <w:nsid w:val="0B7A75CB"/>
    <w:multiLevelType w:val="hybridMultilevel"/>
    <w:tmpl w:val="9EC44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6E70A"/>
    <w:multiLevelType w:val="hybridMultilevel"/>
    <w:tmpl w:val="FFFFFFFF"/>
    <w:lvl w:ilvl="0" w:tplc="0D001D96">
      <w:start w:val="1"/>
      <w:numFmt w:val="decimal"/>
      <w:lvlText w:val="%1."/>
      <w:lvlJc w:val="left"/>
      <w:pPr>
        <w:ind w:left="720" w:hanging="360"/>
      </w:pPr>
    </w:lvl>
    <w:lvl w:ilvl="1" w:tplc="72D83A3E">
      <w:start w:val="1"/>
      <w:numFmt w:val="lowerLetter"/>
      <w:lvlText w:val="%2."/>
      <w:lvlJc w:val="left"/>
      <w:pPr>
        <w:ind w:left="1440" w:hanging="360"/>
      </w:pPr>
    </w:lvl>
    <w:lvl w:ilvl="2" w:tplc="B35C8134">
      <w:start w:val="1"/>
      <w:numFmt w:val="lowerRoman"/>
      <w:lvlText w:val="%3."/>
      <w:lvlJc w:val="right"/>
      <w:pPr>
        <w:ind w:left="2160" w:hanging="180"/>
      </w:pPr>
    </w:lvl>
    <w:lvl w:ilvl="3" w:tplc="258CBACA">
      <w:start w:val="1"/>
      <w:numFmt w:val="decimal"/>
      <w:lvlText w:val="%4."/>
      <w:lvlJc w:val="left"/>
      <w:pPr>
        <w:ind w:left="2880" w:hanging="360"/>
      </w:pPr>
    </w:lvl>
    <w:lvl w:ilvl="4" w:tplc="79E4BC6C">
      <w:start w:val="1"/>
      <w:numFmt w:val="lowerLetter"/>
      <w:lvlText w:val="%5."/>
      <w:lvlJc w:val="left"/>
      <w:pPr>
        <w:ind w:left="3600" w:hanging="360"/>
      </w:pPr>
    </w:lvl>
    <w:lvl w:ilvl="5" w:tplc="F61421F8">
      <w:start w:val="1"/>
      <w:numFmt w:val="lowerRoman"/>
      <w:lvlText w:val="%6."/>
      <w:lvlJc w:val="right"/>
      <w:pPr>
        <w:ind w:left="4320" w:hanging="180"/>
      </w:pPr>
    </w:lvl>
    <w:lvl w:ilvl="6" w:tplc="8CECAEDE">
      <w:start w:val="1"/>
      <w:numFmt w:val="decimal"/>
      <w:lvlText w:val="%7."/>
      <w:lvlJc w:val="left"/>
      <w:pPr>
        <w:ind w:left="5040" w:hanging="360"/>
      </w:pPr>
    </w:lvl>
    <w:lvl w:ilvl="7" w:tplc="04568F70">
      <w:start w:val="1"/>
      <w:numFmt w:val="lowerLetter"/>
      <w:lvlText w:val="%8."/>
      <w:lvlJc w:val="left"/>
      <w:pPr>
        <w:ind w:left="5760" w:hanging="360"/>
      </w:pPr>
    </w:lvl>
    <w:lvl w:ilvl="8" w:tplc="3634E2A8">
      <w:start w:val="1"/>
      <w:numFmt w:val="lowerRoman"/>
      <w:lvlText w:val="%9."/>
      <w:lvlJc w:val="right"/>
      <w:pPr>
        <w:ind w:left="6480" w:hanging="180"/>
      </w:pPr>
    </w:lvl>
  </w:abstractNum>
  <w:abstractNum w:abstractNumId="4" w15:restartNumberingAfterBreak="0">
    <w:nsid w:val="10F10A64"/>
    <w:multiLevelType w:val="hybridMultilevel"/>
    <w:tmpl w:val="5698A08A"/>
    <w:lvl w:ilvl="0" w:tplc="6E704970">
      <w:start w:val="1"/>
      <w:numFmt w:val="bullet"/>
      <w:lvlText w:val=""/>
      <w:lvlJc w:val="left"/>
      <w:pPr>
        <w:ind w:left="720" w:hanging="360"/>
      </w:pPr>
      <w:rPr>
        <w:rFonts w:ascii="Symbol" w:hAnsi="Symbol" w:hint="default"/>
      </w:rPr>
    </w:lvl>
    <w:lvl w:ilvl="1" w:tplc="AC5008B0">
      <w:start w:val="1"/>
      <w:numFmt w:val="bullet"/>
      <w:lvlText w:val="o"/>
      <w:lvlJc w:val="left"/>
      <w:pPr>
        <w:ind w:left="1440" w:hanging="360"/>
      </w:pPr>
      <w:rPr>
        <w:rFonts w:ascii="Courier New" w:hAnsi="Courier New" w:hint="default"/>
      </w:rPr>
    </w:lvl>
    <w:lvl w:ilvl="2" w:tplc="ACEE964C">
      <w:start w:val="1"/>
      <w:numFmt w:val="bullet"/>
      <w:lvlText w:val=""/>
      <w:lvlJc w:val="left"/>
      <w:pPr>
        <w:ind w:left="2160" w:hanging="360"/>
      </w:pPr>
      <w:rPr>
        <w:rFonts w:ascii="Wingdings" w:hAnsi="Wingdings" w:hint="default"/>
      </w:rPr>
    </w:lvl>
    <w:lvl w:ilvl="3" w:tplc="825A4B6C">
      <w:start w:val="1"/>
      <w:numFmt w:val="bullet"/>
      <w:lvlText w:val=""/>
      <w:lvlJc w:val="left"/>
      <w:pPr>
        <w:ind w:left="2880" w:hanging="360"/>
      </w:pPr>
      <w:rPr>
        <w:rFonts w:ascii="Symbol" w:hAnsi="Symbol" w:hint="default"/>
      </w:rPr>
    </w:lvl>
    <w:lvl w:ilvl="4" w:tplc="E93A0D44">
      <w:start w:val="1"/>
      <w:numFmt w:val="bullet"/>
      <w:lvlText w:val="o"/>
      <w:lvlJc w:val="left"/>
      <w:pPr>
        <w:ind w:left="3600" w:hanging="360"/>
      </w:pPr>
      <w:rPr>
        <w:rFonts w:ascii="Courier New" w:hAnsi="Courier New" w:hint="default"/>
      </w:rPr>
    </w:lvl>
    <w:lvl w:ilvl="5" w:tplc="637891C4">
      <w:start w:val="1"/>
      <w:numFmt w:val="bullet"/>
      <w:lvlText w:val=""/>
      <w:lvlJc w:val="left"/>
      <w:pPr>
        <w:ind w:left="4320" w:hanging="360"/>
      </w:pPr>
      <w:rPr>
        <w:rFonts w:ascii="Wingdings" w:hAnsi="Wingdings" w:hint="default"/>
      </w:rPr>
    </w:lvl>
    <w:lvl w:ilvl="6" w:tplc="87A2E92A">
      <w:start w:val="1"/>
      <w:numFmt w:val="bullet"/>
      <w:lvlText w:val=""/>
      <w:lvlJc w:val="left"/>
      <w:pPr>
        <w:ind w:left="5040" w:hanging="360"/>
      </w:pPr>
      <w:rPr>
        <w:rFonts w:ascii="Symbol" w:hAnsi="Symbol" w:hint="default"/>
      </w:rPr>
    </w:lvl>
    <w:lvl w:ilvl="7" w:tplc="81ECB372">
      <w:start w:val="1"/>
      <w:numFmt w:val="bullet"/>
      <w:lvlText w:val="o"/>
      <w:lvlJc w:val="left"/>
      <w:pPr>
        <w:ind w:left="5760" w:hanging="360"/>
      </w:pPr>
      <w:rPr>
        <w:rFonts w:ascii="Courier New" w:hAnsi="Courier New" w:hint="default"/>
      </w:rPr>
    </w:lvl>
    <w:lvl w:ilvl="8" w:tplc="C1B8216A">
      <w:start w:val="1"/>
      <w:numFmt w:val="bullet"/>
      <w:lvlText w:val=""/>
      <w:lvlJc w:val="left"/>
      <w:pPr>
        <w:ind w:left="6480" w:hanging="360"/>
      </w:pPr>
      <w:rPr>
        <w:rFonts w:ascii="Wingdings" w:hAnsi="Wingdings" w:hint="default"/>
      </w:rPr>
    </w:lvl>
  </w:abstractNum>
  <w:abstractNum w:abstractNumId="5" w15:restartNumberingAfterBreak="0">
    <w:nsid w:val="110658BF"/>
    <w:multiLevelType w:val="hybridMultilevel"/>
    <w:tmpl w:val="2F7284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AC3518"/>
    <w:multiLevelType w:val="hybridMultilevel"/>
    <w:tmpl w:val="88B62A50"/>
    <w:lvl w:ilvl="0" w:tplc="A966354E">
      <w:start w:val="1"/>
      <w:numFmt w:val="decimal"/>
      <w:lvlText w:val="%1."/>
      <w:lvlJc w:val="left"/>
      <w:pPr>
        <w:ind w:left="720" w:hanging="360"/>
      </w:pPr>
      <w:rPr>
        <w:rFonts w:ascii="Times New Roman" w:hAnsi="Times New Roman" w:hint="default"/>
      </w:rPr>
    </w:lvl>
    <w:lvl w:ilvl="1" w:tplc="59E4E13A">
      <w:start w:val="1"/>
      <w:numFmt w:val="lowerLetter"/>
      <w:lvlText w:val="%2."/>
      <w:lvlJc w:val="left"/>
      <w:pPr>
        <w:ind w:left="1440" w:hanging="360"/>
      </w:pPr>
    </w:lvl>
    <w:lvl w:ilvl="2" w:tplc="2D30FF06">
      <w:start w:val="1"/>
      <w:numFmt w:val="lowerRoman"/>
      <w:lvlText w:val="%3."/>
      <w:lvlJc w:val="right"/>
      <w:pPr>
        <w:ind w:left="2160" w:hanging="180"/>
      </w:pPr>
    </w:lvl>
    <w:lvl w:ilvl="3" w:tplc="11DA4770">
      <w:start w:val="1"/>
      <w:numFmt w:val="decimal"/>
      <w:lvlText w:val="%4."/>
      <w:lvlJc w:val="left"/>
      <w:pPr>
        <w:ind w:left="2880" w:hanging="360"/>
      </w:pPr>
    </w:lvl>
    <w:lvl w:ilvl="4" w:tplc="E920F1C2">
      <w:start w:val="1"/>
      <w:numFmt w:val="lowerLetter"/>
      <w:lvlText w:val="%5."/>
      <w:lvlJc w:val="left"/>
      <w:pPr>
        <w:ind w:left="3600" w:hanging="360"/>
      </w:pPr>
    </w:lvl>
    <w:lvl w:ilvl="5" w:tplc="4EFEF658">
      <w:start w:val="1"/>
      <w:numFmt w:val="lowerRoman"/>
      <w:lvlText w:val="%6."/>
      <w:lvlJc w:val="right"/>
      <w:pPr>
        <w:ind w:left="4320" w:hanging="180"/>
      </w:pPr>
    </w:lvl>
    <w:lvl w:ilvl="6" w:tplc="1BFC07CA">
      <w:start w:val="1"/>
      <w:numFmt w:val="decimal"/>
      <w:lvlText w:val="%7."/>
      <w:lvlJc w:val="left"/>
      <w:pPr>
        <w:ind w:left="5040" w:hanging="360"/>
      </w:pPr>
    </w:lvl>
    <w:lvl w:ilvl="7" w:tplc="4EC2EABC">
      <w:start w:val="1"/>
      <w:numFmt w:val="lowerLetter"/>
      <w:lvlText w:val="%8."/>
      <w:lvlJc w:val="left"/>
      <w:pPr>
        <w:ind w:left="5760" w:hanging="360"/>
      </w:pPr>
    </w:lvl>
    <w:lvl w:ilvl="8" w:tplc="F1B2F0CA">
      <w:start w:val="1"/>
      <w:numFmt w:val="lowerRoman"/>
      <w:lvlText w:val="%9."/>
      <w:lvlJc w:val="right"/>
      <w:pPr>
        <w:ind w:left="6480" w:hanging="180"/>
      </w:pPr>
    </w:lvl>
  </w:abstractNum>
  <w:abstractNum w:abstractNumId="7" w15:restartNumberingAfterBreak="0">
    <w:nsid w:val="19A224A2"/>
    <w:multiLevelType w:val="hybridMultilevel"/>
    <w:tmpl w:val="2CF62C88"/>
    <w:lvl w:ilvl="0" w:tplc="BA2EF306">
      <w:start w:val="5"/>
      <w:numFmt w:val="decimal"/>
      <w:lvlText w:val="%1."/>
      <w:lvlJc w:val="left"/>
      <w:pPr>
        <w:ind w:left="144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0A9C85"/>
    <w:multiLevelType w:val="hybridMultilevel"/>
    <w:tmpl w:val="0B54D6E0"/>
    <w:lvl w:ilvl="0" w:tplc="CD2A4476">
      <w:start w:val="1"/>
      <w:numFmt w:val="bullet"/>
      <w:lvlText w:val=""/>
      <w:lvlJc w:val="left"/>
      <w:pPr>
        <w:ind w:left="720" w:hanging="360"/>
      </w:pPr>
      <w:rPr>
        <w:rFonts w:ascii="Symbol" w:hAnsi="Symbol" w:hint="default"/>
      </w:rPr>
    </w:lvl>
    <w:lvl w:ilvl="1" w:tplc="BC7ED6CC">
      <w:start w:val="1"/>
      <w:numFmt w:val="bullet"/>
      <w:lvlText w:val="o"/>
      <w:lvlJc w:val="left"/>
      <w:pPr>
        <w:ind w:left="1440" w:hanging="360"/>
      </w:pPr>
      <w:rPr>
        <w:rFonts w:ascii="Courier New" w:hAnsi="Courier New" w:hint="default"/>
      </w:rPr>
    </w:lvl>
    <w:lvl w:ilvl="2" w:tplc="EA14A888">
      <w:start w:val="1"/>
      <w:numFmt w:val="bullet"/>
      <w:lvlText w:val=""/>
      <w:lvlJc w:val="left"/>
      <w:pPr>
        <w:ind w:left="2160" w:hanging="360"/>
      </w:pPr>
      <w:rPr>
        <w:rFonts w:ascii="Wingdings" w:hAnsi="Wingdings" w:hint="default"/>
      </w:rPr>
    </w:lvl>
    <w:lvl w:ilvl="3" w:tplc="DC762D02">
      <w:start w:val="1"/>
      <w:numFmt w:val="bullet"/>
      <w:lvlText w:val=""/>
      <w:lvlJc w:val="left"/>
      <w:pPr>
        <w:ind w:left="2880" w:hanging="360"/>
      </w:pPr>
      <w:rPr>
        <w:rFonts w:ascii="Symbol" w:hAnsi="Symbol" w:hint="default"/>
      </w:rPr>
    </w:lvl>
    <w:lvl w:ilvl="4" w:tplc="1B445176">
      <w:start w:val="1"/>
      <w:numFmt w:val="bullet"/>
      <w:lvlText w:val="o"/>
      <w:lvlJc w:val="left"/>
      <w:pPr>
        <w:ind w:left="3600" w:hanging="360"/>
      </w:pPr>
      <w:rPr>
        <w:rFonts w:ascii="Courier New" w:hAnsi="Courier New" w:hint="default"/>
      </w:rPr>
    </w:lvl>
    <w:lvl w:ilvl="5" w:tplc="97AE55E2">
      <w:start w:val="1"/>
      <w:numFmt w:val="bullet"/>
      <w:lvlText w:val=""/>
      <w:lvlJc w:val="left"/>
      <w:pPr>
        <w:ind w:left="4320" w:hanging="360"/>
      </w:pPr>
      <w:rPr>
        <w:rFonts w:ascii="Wingdings" w:hAnsi="Wingdings" w:hint="default"/>
      </w:rPr>
    </w:lvl>
    <w:lvl w:ilvl="6" w:tplc="509CCC76">
      <w:start w:val="1"/>
      <w:numFmt w:val="bullet"/>
      <w:lvlText w:val=""/>
      <w:lvlJc w:val="left"/>
      <w:pPr>
        <w:ind w:left="5040" w:hanging="360"/>
      </w:pPr>
      <w:rPr>
        <w:rFonts w:ascii="Symbol" w:hAnsi="Symbol" w:hint="default"/>
      </w:rPr>
    </w:lvl>
    <w:lvl w:ilvl="7" w:tplc="56E033CE">
      <w:start w:val="1"/>
      <w:numFmt w:val="bullet"/>
      <w:lvlText w:val="o"/>
      <w:lvlJc w:val="left"/>
      <w:pPr>
        <w:ind w:left="5760" w:hanging="360"/>
      </w:pPr>
      <w:rPr>
        <w:rFonts w:ascii="Courier New" w:hAnsi="Courier New" w:hint="default"/>
      </w:rPr>
    </w:lvl>
    <w:lvl w:ilvl="8" w:tplc="D77AE5D8">
      <w:start w:val="1"/>
      <w:numFmt w:val="bullet"/>
      <w:lvlText w:val=""/>
      <w:lvlJc w:val="left"/>
      <w:pPr>
        <w:ind w:left="6480" w:hanging="360"/>
      </w:pPr>
      <w:rPr>
        <w:rFonts w:ascii="Wingdings" w:hAnsi="Wingdings" w:hint="default"/>
      </w:rPr>
    </w:lvl>
  </w:abstractNum>
  <w:abstractNum w:abstractNumId="9" w15:restartNumberingAfterBreak="0">
    <w:nsid w:val="1F0DE891"/>
    <w:multiLevelType w:val="hybridMultilevel"/>
    <w:tmpl w:val="3EB2AAE0"/>
    <w:lvl w:ilvl="0" w:tplc="EBD62F3A">
      <w:start w:val="1"/>
      <w:numFmt w:val="bullet"/>
      <w:lvlText w:val=""/>
      <w:lvlJc w:val="left"/>
      <w:pPr>
        <w:ind w:left="720" w:hanging="360"/>
      </w:pPr>
      <w:rPr>
        <w:rFonts w:ascii="Symbol" w:hAnsi="Symbol" w:hint="default"/>
      </w:rPr>
    </w:lvl>
    <w:lvl w:ilvl="1" w:tplc="2B2ED1A0">
      <w:start w:val="1"/>
      <w:numFmt w:val="bullet"/>
      <w:lvlText w:val="o"/>
      <w:lvlJc w:val="left"/>
      <w:pPr>
        <w:ind w:left="1440" w:hanging="360"/>
      </w:pPr>
      <w:rPr>
        <w:rFonts w:ascii="Courier New" w:hAnsi="Courier New" w:hint="default"/>
      </w:rPr>
    </w:lvl>
    <w:lvl w:ilvl="2" w:tplc="62EC6DFC">
      <w:start w:val="1"/>
      <w:numFmt w:val="bullet"/>
      <w:lvlText w:val=""/>
      <w:lvlJc w:val="left"/>
      <w:pPr>
        <w:ind w:left="2160" w:hanging="360"/>
      </w:pPr>
      <w:rPr>
        <w:rFonts w:ascii="Wingdings" w:hAnsi="Wingdings" w:hint="default"/>
      </w:rPr>
    </w:lvl>
    <w:lvl w:ilvl="3" w:tplc="F790FDDC">
      <w:start w:val="1"/>
      <w:numFmt w:val="bullet"/>
      <w:lvlText w:val=""/>
      <w:lvlJc w:val="left"/>
      <w:pPr>
        <w:ind w:left="2880" w:hanging="360"/>
      </w:pPr>
      <w:rPr>
        <w:rFonts w:ascii="Symbol" w:hAnsi="Symbol" w:hint="default"/>
      </w:rPr>
    </w:lvl>
    <w:lvl w:ilvl="4" w:tplc="9B1C0B74">
      <w:start w:val="1"/>
      <w:numFmt w:val="bullet"/>
      <w:lvlText w:val="o"/>
      <w:lvlJc w:val="left"/>
      <w:pPr>
        <w:ind w:left="3600" w:hanging="360"/>
      </w:pPr>
      <w:rPr>
        <w:rFonts w:ascii="Courier New" w:hAnsi="Courier New" w:hint="default"/>
      </w:rPr>
    </w:lvl>
    <w:lvl w:ilvl="5" w:tplc="AF8874AE">
      <w:start w:val="1"/>
      <w:numFmt w:val="bullet"/>
      <w:lvlText w:val=""/>
      <w:lvlJc w:val="left"/>
      <w:pPr>
        <w:ind w:left="4320" w:hanging="360"/>
      </w:pPr>
      <w:rPr>
        <w:rFonts w:ascii="Wingdings" w:hAnsi="Wingdings" w:hint="default"/>
      </w:rPr>
    </w:lvl>
    <w:lvl w:ilvl="6" w:tplc="B62C68B0">
      <w:start w:val="1"/>
      <w:numFmt w:val="bullet"/>
      <w:lvlText w:val=""/>
      <w:lvlJc w:val="left"/>
      <w:pPr>
        <w:ind w:left="5040" w:hanging="360"/>
      </w:pPr>
      <w:rPr>
        <w:rFonts w:ascii="Symbol" w:hAnsi="Symbol" w:hint="default"/>
      </w:rPr>
    </w:lvl>
    <w:lvl w:ilvl="7" w:tplc="AEC8A994">
      <w:start w:val="1"/>
      <w:numFmt w:val="bullet"/>
      <w:lvlText w:val="o"/>
      <w:lvlJc w:val="left"/>
      <w:pPr>
        <w:ind w:left="5760" w:hanging="360"/>
      </w:pPr>
      <w:rPr>
        <w:rFonts w:ascii="Courier New" w:hAnsi="Courier New" w:hint="default"/>
      </w:rPr>
    </w:lvl>
    <w:lvl w:ilvl="8" w:tplc="3E18760A">
      <w:start w:val="1"/>
      <w:numFmt w:val="bullet"/>
      <w:lvlText w:val=""/>
      <w:lvlJc w:val="left"/>
      <w:pPr>
        <w:ind w:left="6480" w:hanging="360"/>
      </w:pPr>
      <w:rPr>
        <w:rFonts w:ascii="Wingdings" w:hAnsi="Wingdings" w:hint="default"/>
      </w:rPr>
    </w:lvl>
  </w:abstractNum>
  <w:abstractNum w:abstractNumId="10" w15:restartNumberingAfterBreak="0">
    <w:nsid w:val="216D1D67"/>
    <w:multiLevelType w:val="hybridMultilevel"/>
    <w:tmpl w:val="4CC80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456B71"/>
    <w:multiLevelType w:val="hybridMultilevel"/>
    <w:tmpl w:val="70027ACA"/>
    <w:lvl w:ilvl="0" w:tplc="2514F3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27258D"/>
    <w:multiLevelType w:val="hybridMultilevel"/>
    <w:tmpl w:val="7704439C"/>
    <w:lvl w:ilvl="0" w:tplc="FB442BD0">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86A0B8"/>
    <w:multiLevelType w:val="hybridMultilevel"/>
    <w:tmpl w:val="0CCEB550"/>
    <w:lvl w:ilvl="0" w:tplc="64BE533C">
      <w:start w:val="1"/>
      <w:numFmt w:val="decimal"/>
      <w:lvlText w:val="%1."/>
      <w:lvlJc w:val="left"/>
      <w:pPr>
        <w:ind w:left="720" w:hanging="360"/>
      </w:pPr>
    </w:lvl>
    <w:lvl w:ilvl="1" w:tplc="B85AC698">
      <w:start w:val="1"/>
      <w:numFmt w:val="lowerLetter"/>
      <w:lvlText w:val="%2."/>
      <w:lvlJc w:val="left"/>
      <w:pPr>
        <w:ind w:left="1440" w:hanging="360"/>
      </w:pPr>
    </w:lvl>
    <w:lvl w:ilvl="2" w:tplc="6ACA6538">
      <w:start w:val="1"/>
      <w:numFmt w:val="lowerRoman"/>
      <w:lvlText w:val="%3."/>
      <w:lvlJc w:val="right"/>
      <w:pPr>
        <w:ind w:left="2160" w:hanging="180"/>
      </w:pPr>
    </w:lvl>
    <w:lvl w:ilvl="3" w:tplc="6D2CC428">
      <w:start w:val="1"/>
      <w:numFmt w:val="decimal"/>
      <w:lvlText w:val="%4."/>
      <w:lvlJc w:val="left"/>
      <w:pPr>
        <w:ind w:left="2880" w:hanging="360"/>
      </w:pPr>
    </w:lvl>
    <w:lvl w:ilvl="4" w:tplc="E700B002">
      <w:start w:val="1"/>
      <w:numFmt w:val="lowerLetter"/>
      <w:lvlText w:val="%5."/>
      <w:lvlJc w:val="left"/>
      <w:pPr>
        <w:ind w:left="3600" w:hanging="360"/>
      </w:pPr>
    </w:lvl>
    <w:lvl w:ilvl="5" w:tplc="E00CF24E">
      <w:start w:val="1"/>
      <w:numFmt w:val="lowerRoman"/>
      <w:lvlText w:val="%6."/>
      <w:lvlJc w:val="right"/>
      <w:pPr>
        <w:ind w:left="4320" w:hanging="180"/>
      </w:pPr>
    </w:lvl>
    <w:lvl w:ilvl="6" w:tplc="40A0CB6E">
      <w:start w:val="1"/>
      <w:numFmt w:val="decimal"/>
      <w:lvlText w:val="%7."/>
      <w:lvlJc w:val="left"/>
      <w:pPr>
        <w:ind w:left="5040" w:hanging="360"/>
      </w:pPr>
    </w:lvl>
    <w:lvl w:ilvl="7" w:tplc="D262AE9A">
      <w:start w:val="1"/>
      <w:numFmt w:val="lowerLetter"/>
      <w:lvlText w:val="%8."/>
      <w:lvlJc w:val="left"/>
      <w:pPr>
        <w:ind w:left="5760" w:hanging="360"/>
      </w:pPr>
    </w:lvl>
    <w:lvl w:ilvl="8" w:tplc="D8FE32FC">
      <w:start w:val="1"/>
      <w:numFmt w:val="lowerRoman"/>
      <w:lvlText w:val="%9."/>
      <w:lvlJc w:val="right"/>
      <w:pPr>
        <w:ind w:left="6480" w:hanging="180"/>
      </w:pPr>
    </w:lvl>
  </w:abstractNum>
  <w:abstractNum w:abstractNumId="14" w15:restartNumberingAfterBreak="0">
    <w:nsid w:val="2A1347CA"/>
    <w:multiLevelType w:val="hybridMultilevel"/>
    <w:tmpl w:val="189EB612"/>
    <w:lvl w:ilvl="0" w:tplc="32DED31A">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05E1683"/>
    <w:multiLevelType w:val="hybridMultilevel"/>
    <w:tmpl w:val="C772DADC"/>
    <w:lvl w:ilvl="0" w:tplc="E91C6EDA">
      <w:start w:val="1"/>
      <w:numFmt w:val="lowerRoman"/>
      <w:lvlText w:val="%1."/>
      <w:lvlJc w:val="left"/>
      <w:pPr>
        <w:ind w:left="720" w:hanging="360"/>
      </w:pPr>
    </w:lvl>
    <w:lvl w:ilvl="1" w:tplc="1110D30C">
      <w:start w:val="1"/>
      <w:numFmt w:val="lowerLetter"/>
      <w:lvlText w:val="%2."/>
      <w:lvlJc w:val="left"/>
      <w:pPr>
        <w:ind w:left="1440" w:hanging="360"/>
      </w:pPr>
    </w:lvl>
    <w:lvl w:ilvl="2" w:tplc="12FC96AE">
      <w:start w:val="1"/>
      <w:numFmt w:val="lowerRoman"/>
      <w:lvlText w:val="%3."/>
      <w:lvlJc w:val="right"/>
      <w:pPr>
        <w:ind w:left="2160" w:hanging="180"/>
      </w:pPr>
    </w:lvl>
    <w:lvl w:ilvl="3" w:tplc="0D946092">
      <w:start w:val="1"/>
      <w:numFmt w:val="decimal"/>
      <w:lvlText w:val="%4."/>
      <w:lvlJc w:val="left"/>
      <w:pPr>
        <w:ind w:left="2880" w:hanging="360"/>
      </w:pPr>
    </w:lvl>
    <w:lvl w:ilvl="4" w:tplc="42EE0554">
      <w:start w:val="1"/>
      <w:numFmt w:val="lowerLetter"/>
      <w:lvlText w:val="%5."/>
      <w:lvlJc w:val="left"/>
      <w:pPr>
        <w:ind w:left="3600" w:hanging="360"/>
      </w:pPr>
    </w:lvl>
    <w:lvl w:ilvl="5" w:tplc="EBE0A370">
      <w:start w:val="1"/>
      <w:numFmt w:val="lowerRoman"/>
      <w:lvlText w:val="%6."/>
      <w:lvlJc w:val="right"/>
      <w:pPr>
        <w:ind w:left="4320" w:hanging="180"/>
      </w:pPr>
    </w:lvl>
    <w:lvl w:ilvl="6" w:tplc="A95E1F2C">
      <w:start w:val="1"/>
      <w:numFmt w:val="decimal"/>
      <w:lvlText w:val="%7."/>
      <w:lvlJc w:val="left"/>
      <w:pPr>
        <w:ind w:left="5040" w:hanging="360"/>
      </w:pPr>
    </w:lvl>
    <w:lvl w:ilvl="7" w:tplc="5EFA1E38">
      <w:start w:val="1"/>
      <w:numFmt w:val="lowerLetter"/>
      <w:lvlText w:val="%8."/>
      <w:lvlJc w:val="left"/>
      <w:pPr>
        <w:ind w:left="5760" w:hanging="360"/>
      </w:pPr>
    </w:lvl>
    <w:lvl w:ilvl="8" w:tplc="B9A68966">
      <w:start w:val="1"/>
      <w:numFmt w:val="lowerRoman"/>
      <w:lvlText w:val="%9."/>
      <w:lvlJc w:val="right"/>
      <w:pPr>
        <w:ind w:left="6480" w:hanging="180"/>
      </w:pPr>
    </w:lvl>
  </w:abstractNum>
  <w:abstractNum w:abstractNumId="16" w15:restartNumberingAfterBreak="0">
    <w:nsid w:val="325E56E1"/>
    <w:multiLevelType w:val="hybridMultilevel"/>
    <w:tmpl w:val="2BEC443A"/>
    <w:lvl w:ilvl="0" w:tplc="D018BFB4">
      <w:start w:val="1"/>
      <w:numFmt w:val="lowerLetter"/>
      <w:lvlText w:val="%1."/>
      <w:lvlJc w:val="left"/>
      <w:pPr>
        <w:ind w:left="720" w:hanging="360"/>
      </w:pPr>
    </w:lvl>
    <w:lvl w:ilvl="1" w:tplc="01882810">
      <w:start w:val="1"/>
      <w:numFmt w:val="lowerLetter"/>
      <w:lvlText w:val="%2."/>
      <w:lvlJc w:val="left"/>
      <w:pPr>
        <w:ind w:left="1440" w:hanging="360"/>
      </w:pPr>
    </w:lvl>
    <w:lvl w:ilvl="2" w:tplc="545E212A">
      <w:start w:val="1"/>
      <w:numFmt w:val="lowerRoman"/>
      <w:lvlText w:val="%3."/>
      <w:lvlJc w:val="right"/>
      <w:pPr>
        <w:ind w:left="2160" w:hanging="180"/>
      </w:pPr>
    </w:lvl>
    <w:lvl w:ilvl="3" w:tplc="B52C1042">
      <w:start w:val="1"/>
      <w:numFmt w:val="decimal"/>
      <w:lvlText w:val="%4."/>
      <w:lvlJc w:val="left"/>
      <w:pPr>
        <w:ind w:left="2880" w:hanging="360"/>
      </w:pPr>
    </w:lvl>
    <w:lvl w:ilvl="4" w:tplc="0B8EC4D6">
      <w:start w:val="1"/>
      <w:numFmt w:val="lowerLetter"/>
      <w:lvlText w:val="%5."/>
      <w:lvlJc w:val="left"/>
      <w:pPr>
        <w:ind w:left="3600" w:hanging="360"/>
      </w:pPr>
    </w:lvl>
    <w:lvl w:ilvl="5" w:tplc="D9CE44A4">
      <w:start w:val="1"/>
      <w:numFmt w:val="lowerRoman"/>
      <w:lvlText w:val="%6."/>
      <w:lvlJc w:val="right"/>
      <w:pPr>
        <w:ind w:left="4320" w:hanging="180"/>
      </w:pPr>
    </w:lvl>
    <w:lvl w:ilvl="6" w:tplc="C2DABB4C">
      <w:start w:val="1"/>
      <w:numFmt w:val="decimal"/>
      <w:lvlText w:val="%7."/>
      <w:lvlJc w:val="left"/>
      <w:pPr>
        <w:ind w:left="5040" w:hanging="360"/>
      </w:pPr>
    </w:lvl>
    <w:lvl w:ilvl="7" w:tplc="D4B6CCC0">
      <w:start w:val="1"/>
      <w:numFmt w:val="lowerLetter"/>
      <w:lvlText w:val="%8."/>
      <w:lvlJc w:val="left"/>
      <w:pPr>
        <w:ind w:left="5760" w:hanging="360"/>
      </w:pPr>
    </w:lvl>
    <w:lvl w:ilvl="8" w:tplc="971A3204">
      <w:start w:val="1"/>
      <w:numFmt w:val="lowerRoman"/>
      <w:lvlText w:val="%9."/>
      <w:lvlJc w:val="right"/>
      <w:pPr>
        <w:ind w:left="6480" w:hanging="180"/>
      </w:pPr>
    </w:lvl>
  </w:abstractNum>
  <w:abstractNum w:abstractNumId="17" w15:restartNumberingAfterBreak="0">
    <w:nsid w:val="35454D4A"/>
    <w:multiLevelType w:val="hybridMultilevel"/>
    <w:tmpl w:val="916C67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1B4083"/>
    <w:multiLevelType w:val="hybridMultilevel"/>
    <w:tmpl w:val="E5FEC1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1E654E"/>
    <w:multiLevelType w:val="hybridMultilevel"/>
    <w:tmpl w:val="29C285E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CA83FA"/>
    <w:multiLevelType w:val="hybridMultilevel"/>
    <w:tmpl w:val="FFFFFFFF"/>
    <w:lvl w:ilvl="0" w:tplc="445A8F7A">
      <w:start w:val="1"/>
      <w:numFmt w:val="decimal"/>
      <w:lvlText w:val="%1."/>
      <w:lvlJc w:val="left"/>
      <w:pPr>
        <w:ind w:left="720" w:hanging="360"/>
      </w:pPr>
    </w:lvl>
    <w:lvl w:ilvl="1" w:tplc="A5B0C4C0">
      <w:start w:val="1"/>
      <w:numFmt w:val="lowerLetter"/>
      <w:lvlText w:val="%2."/>
      <w:lvlJc w:val="left"/>
      <w:pPr>
        <w:ind w:left="1440" w:hanging="360"/>
      </w:pPr>
    </w:lvl>
    <w:lvl w:ilvl="2" w:tplc="81A03474">
      <w:start w:val="1"/>
      <w:numFmt w:val="lowerRoman"/>
      <w:lvlText w:val="%3."/>
      <w:lvlJc w:val="right"/>
      <w:pPr>
        <w:ind w:left="2160" w:hanging="180"/>
      </w:pPr>
    </w:lvl>
    <w:lvl w:ilvl="3" w:tplc="8E748310">
      <w:start w:val="1"/>
      <w:numFmt w:val="decimal"/>
      <w:lvlText w:val="%4."/>
      <w:lvlJc w:val="left"/>
      <w:pPr>
        <w:ind w:left="2880" w:hanging="360"/>
      </w:pPr>
    </w:lvl>
    <w:lvl w:ilvl="4" w:tplc="65840C86">
      <w:start w:val="1"/>
      <w:numFmt w:val="lowerLetter"/>
      <w:lvlText w:val="%5."/>
      <w:lvlJc w:val="left"/>
      <w:pPr>
        <w:ind w:left="3600" w:hanging="360"/>
      </w:pPr>
    </w:lvl>
    <w:lvl w:ilvl="5" w:tplc="B914B87A">
      <w:start w:val="1"/>
      <w:numFmt w:val="lowerRoman"/>
      <w:lvlText w:val="%6."/>
      <w:lvlJc w:val="right"/>
      <w:pPr>
        <w:ind w:left="4320" w:hanging="180"/>
      </w:pPr>
    </w:lvl>
    <w:lvl w:ilvl="6" w:tplc="BC0A5DD8">
      <w:start w:val="1"/>
      <w:numFmt w:val="decimal"/>
      <w:lvlText w:val="%7."/>
      <w:lvlJc w:val="left"/>
      <w:pPr>
        <w:ind w:left="5040" w:hanging="360"/>
      </w:pPr>
    </w:lvl>
    <w:lvl w:ilvl="7" w:tplc="ABCA0D0E">
      <w:start w:val="1"/>
      <w:numFmt w:val="lowerLetter"/>
      <w:lvlText w:val="%8."/>
      <w:lvlJc w:val="left"/>
      <w:pPr>
        <w:ind w:left="5760" w:hanging="360"/>
      </w:pPr>
    </w:lvl>
    <w:lvl w:ilvl="8" w:tplc="37C85F24">
      <w:start w:val="1"/>
      <w:numFmt w:val="lowerRoman"/>
      <w:lvlText w:val="%9."/>
      <w:lvlJc w:val="right"/>
      <w:pPr>
        <w:ind w:left="6480" w:hanging="180"/>
      </w:pPr>
    </w:lvl>
  </w:abstractNum>
  <w:abstractNum w:abstractNumId="21" w15:restartNumberingAfterBreak="0">
    <w:nsid w:val="463C2C21"/>
    <w:multiLevelType w:val="hybridMultilevel"/>
    <w:tmpl w:val="3C06069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6D465AC"/>
    <w:multiLevelType w:val="hybridMultilevel"/>
    <w:tmpl w:val="A9AA8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606CF8"/>
    <w:multiLevelType w:val="hybridMultilevel"/>
    <w:tmpl w:val="4462C19C"/>
    <w:lvl w:ilvl="0" w:tplc="32DED31A">
      <w:start w:val="1"/>
      <w:numFmt w:val="upperLetter"/>
      <w:lvlText w:val="%1."/>
      <w:lvlJc w:val="left"/>
      <w:pPr>
        <w:ind w:left="1080" w:hanging="360"/>
      </w:pPr>
      <w:rPr>
        <w:rFonts w:hint="default"/>
      </w:rPr>
    </w:lvl>
    <w:lvl w:ilvl="1" w:tplc="33C6AA2E">
      <w:start w:val="1"/>
      <w:numFmt w:val="lowerLetter"/>
      <w:lvlText w:val="%2."/>
      <w:lvlJc w:val="left"/>
      <w:pPr>
        <w:ind w:left="1800" w:hanging="360"/>
      </w:pPr>
      <w:rPr>
        <w:i w:val="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0C96953"/>
    <w:multiLevelType w:val="hybridMultilevel"/>
    <w:tmpl w:val="425059B8"/>
    <w:lvl w:ilvl="0" w:tplc="84C4D210">
      <w:start w:val="1"/>
      <w:numFmt w:val="bullet"/>
      <w:lvlText w:val=""/>
      <w:lvlJc w:val="left"/>
      <w:pPr>
        <w:ind w:left="720" w:hanging="360"/>
      </w:pPr>
      <w:rPr>
        <w:rFonts w:ascii="Symbol" w:hAnsi="Symbol" w:hint="default"/>
      </w:rPr>
    </w:lvl>
    <w:lvl w:ilvl="1" w:tplc="6E369848">
      <w:start w:val="1"/>
      <w:numFmt w:val="bullet"/>
      <w:lvlText w:val="o"/>
      <w:lvlJc w:val="left"/>
      <w:pPr>
        <w:ind w:left="1440" w:hanging="360"/>
      </w:pPr>
      <w:rPr>
        <w:rFonts w:ascii="Courier New" w:hAnsi="Courier New" w:hint="default"/>
      </w:rPr>
    </w:lvl>
    <w:lvl w:ilvl="2" w:tplc="A1724134">
      <w:start w:val="1"/>
      <w:numFmt w:val="bullet"/>
      <w:lvlText w:val=""/>
      <w:lvlJc w:val="left"/>
      <w:pPr>
        <w:ind w:left="2160" w:hanging="360"/>
      </w:pPr>
      <w:rPr>
        <w:rFonts w:ascii="Wingdings" w:hAnsi="Wingdings" w:hint="default"/>
      </w:rPr>
    </w:lvl>
    <w:lvl w:ilvl="3" w:tplc="FBBABDC4">
      <w:start w:val="1"/>
      <w:numFmt w:val="bullet"/>
      <w:lvlText w:val=""/>
      <w:lvlJc w:val="left"/>
      <w:pPr>
        <w:ind w:left="2880" w:hanging="360"/>
      </w:pPr>
      <w:rPr>
        <w:rFonts w:ascii="Symbol" w:hAnsi="Symbol" w:hint="default"/>
      </w:rPr>
    </w:lvl>
    <w:lvl w:ilvl="4" w:tplc="9FE0FCD6">
      <w:start w:val="1"/>
      <w:numFmt w:val="bullet"/>
      <w:lvlText w:val="o"/>
      <w:lvlJc w:val="left"/>
      <w:pPr>
        <w:ind w:left="3600" w:hanging="360"/>
      </w:pPr>
      <w:rPr>
        <w:rFonts w:ascii="Courier New" w:hAnsi="Courier New" w:hint="default"/>
      </w:rPr>
    </w:lvl>
    <w:lvl w:ilvl="5" w:tplc="4D6A5564">
      <w:start w:val="1"/>
      <w:numFmt w:val="bullet"/>
      <w:lvlText w:val=""/>
      <w:lvlJc w:val="left"/>
      <w:pPr>
        <w:ind w:left="4320" w:hanging="360"/>
      </w:pPr>
      <w:rPr>
        <w:rFonts w:ascii="Wingdings" w:hAnsi="Wingdings" w:hint="default"/>
      </w:rPr>
    </w:lvl>
    <w:lvl w:ilvl="6" w:tplc="69C05572">
      <w:start w:val="1"/>
      <w:numFmt w:val="bullet"/>
      <w:lvlText w:val=""/>
      <w:lvlJc w:val="left"/>
      <w:pPr>
        <w:ind w:left="5040" w:hanging="360"/>
      </w:pPr>
      <w:rPr>
        <w:rFonts w:ascii="Symbol" w:hAnsi="Symbol" w:hint="default"/>
      </w:rPr>
    </w:lvl>
    <w:lvl w:ilvl="7" w:tplc="8EE469F4">
      <w:start w:val="1"/>
      <w:numFmt w:val="bullet"/>
      <w:lvlText w:val="o"/>
      <w:lvlJc w:val="left"/>
      <w:pPr>
        <w:ind w:left="5760" w:hanging="360"/>
      </w:pPr>
      <w:rPr>
        <w:rFonts w:ascii="Courier New" w:hAnsi="Courier New" w:hint="default"/>
      </w:rPr>
    </w:lvl>
    <w:lvl w:ilvl="8" w:tplc="0BC25FA2">
      <w:start w:val="1"/>
      <w:numFmt w:val="bullet"/>
      <w:lvlText w:val=""/>
      <w:lvlJc w:val="left"/>
      <w:pPr>
        <w:ind w:left="6480" w:hanging="360"/>
      </w:pPr>
      <w:rPr>
        <w:rFonts w:ascii="Wingdings" w:hAnsi="Wingdings" w:hint="default"/>
      </w:rPr>
    </w:lvl>
  </w:abstractNum>
  <w:abstractNum w:abstractNumId="25" w15:restartNumberingAfterBreak="0">
    <w:nsid w:val="5C282E4B"/>
    <w:multiLevelType w:val="hybridMultilevel"/>
    <w:tmpl w:val="E37238DE"/>
    <w:lvl w:ilvl="0" w:tplc="E6E8EC9E">
      <w:start w:val="1"/>
      <w:numFmt w:val="decimal"/>
      <w:lvlText w:val="%1."/>
      <w:lvlJc w:val="left"/>
      <w:pPr>
        <w:ind w:left="81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2E7DD1"/>
    <w:multiLevelType w:val="hybridMultilevel"/>
    <w:tmpl w:val="0002A16A"/>
    <w:lvl w:ilvl="0" w:tplc="BA76E57E">
      <w:start w:val="2"/>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F2760A"/>
    <w:multiLevelType w:val="hybridMultilevel"/>
    <w:tmpl w:val="53D45A88"/>
    <w:lvl w:ilvl="0" w:tplc="9FD08542">
      <w:start w:val="1"/>
      <w:numFmt w:val="decimal"/>
      <w:lvlText w:val="%1."/>
      <w:lvlJc w:val="left"/>
      <w:pPr>
        <w:ind w:left="360" w:hanging="360"/>
      </w:pPr>
    </w:lvl>
    <w:lvl w:ilvl="1" w:tplc="B7608278">
      <w:start w:val="1"/>
      <w:numFmt w:val="lowerLetter"/>
      <w:lvlText w:val="%2."/>
      <w:lvlJc w:val="left"/>
      <w:pPr>
        <w:ind w:left="1080" w:hanging="360"/>
      </w:pPr>
    </w:lvl>
    <w:lvl w:ilvl="2" w:tplc="D98C4A3A">
      <w:start w:val="1"/>
      <w:numFmt w:val="lowerRoman"/>
      <w:lvlText w:val="%3."/>
      <w:lvlJc w:val="right"/>
      <w:pPr>
        <w:ind w:left="1800" w:hanging="180"/>
      </w:pPr>
    </w:lvl>
    <w:lvl w:ilvl="3" w:tplc="148215A6">
      <w:start w:val="1"/>
      <w:numFmt w:val="decimal"/>
      <w:lvlText w:val="%4."/>
      <w:lvlJc w:val="left"/>
      <w:pPr>
        <w:ind w:left="2520" w:hanging="360"/>
      </w:pPr>
    </w:lvl>
    <w:lvl w:ilvl="4" w:tplc="F99A1010">
      <w:start w:val="1"/>
      <w:numFmt w:val="lowerLetter"/>
      <w:lvlText w:val="%5."/>
      <w:lvlJc w:val="left"/>
      <w:pPr>
        <w:ind w:left="3240" w:hanging="360"/>
      </w:pPr>
    </w:lvl>
    <w:lvl w:ilvl="5" w:tplc="B3684A76">
      <w:start w:val="1"/>
      <w:numFmt w:val="lowerRoman"/>
      <w:lvlText w:val="%6."/>
      <w:lvlJc w:val="right"/>
      <w:pPr>
        <w:ind w:left="3960" w:hanging="180"/>
      </w:pPr>
    </w:lvl>
    <w:lvl w:ilvl="6" w:tplc="E1065186">
      <w:start w:val="1"/>
      <w:numFmt w:val="decimal"/>
      <w:lvlText w:val="%7."/>
      <w:lvlJc w:val="left"/>
      <w:pPr>
        <w:ind w:left="4680" w:hanging="360"/>
      </w:pPr>
    </w:lvl>
    <w:lvl w:ilvl="7" w:tplc="DB56134A">
      <w:start w:val="1"/>
      <w:numFmt w:val="lowerLetter"/>
      <w:lvlText w:val="%8."/>
      <w:lvlJc w:val="left"/>
      <w:pPr>
        <w:ind w:left="5400" w:hanging="360"/>
      </w:pPr>
    </w:lvl>
    <w:lvl w:ilvl="8" w:tplc="69DCBCA0">
      <w:start w:val="1"/>
      <w:numFmt w:val="lowerRoman"/>
      <w:lvlText w:val="%9."/>
      <w:lvlJc w:val="right"/>
      <w:pPr>
        <w:ind w:left="6120" w:hanging="180"/>
      </w:pPr>
    </w:lvl>
  </w:abstractNum>
  <w:abstractNum w:abstractNumId="28" w15:restartNumberingAfterBreak="0">
    <w:nsid w:val="6C9307EC"/>
    <w:multiLevelType w:val="hybridMultilevel"/>
    <w:tmpl w:val="54BC268E"/>
    <w:lvl w:ilvl="0" w:tplc="731C53E6">
      <w:start w:val="1"/>
      <w:numFmt w:val="decimal"/>
      <w:lvlText w:val="%1."/>
      <w:lvlJc w:val="left"/>
      <w:pPr>
        <w:ind w:left="720" w:hanging="360"/>
      </w:pPr>
    </w:lvl>
    <w:lvl w:ilvl="1" w:tplc="2E26C4EC">
      <w:start w:val="1"/>
      <w:numFmt w:val="lowerLetter"/>
      <w:lvlText w:val="%2."/>
      <w:lvlJc w:val="left"/>
      <w:pPr>
        <w:ind w:left="1440" w:hanging="360"/>
      </w:pPr>
    </w:lvl>
    <w:lvl w:ilvl="2" w:tplc="116482EA">
      <w:start w:val="1"/>
      <w:numFmt w:val="lowerRoman"/>
      <w:lvlText w:val="%3."/>
      <w:lvlJc w:val="right"/>
      <w:pPr>
        <w:ind w:left="2160" w:hanging="180"/>
      </w:pPr>
    </w:lvl>
    <w:lvl w:ilvl="3" w:tplc="BFE8D876">
      <w:start w:val="1"/>
      <w:numFmt w:val="decimal"/>
      <w:lvlText w:val="%4."/>
      <w:lvlJc w:val="left"/>
      <w:pPr>
        <w:ind w:left="2880" w:hanging="360"/>
      </w:pPr>
    </w:lvl>
    <w:lvl w:ilvl="4" w:tplc="C0368E38">
      <w:start w:val="1"/>
      <w:numFmt w:val="lowerLetter"/>
      <w:lvlText w:val="%5."/>
      <w:lvlJc w:val="left"/>
      <w:pPr>
        <w:ind w:left="3600" w:hanging="360"/>
      </w:pPr>
    </w:lvl>
    <w:lvl w:ilvl="5" w:tplc="88F8FDEE">
      <w:start w:val="1"/>
      <w:numFmt w:val="lowerRoman"/>
      <w:lvlText w:val="%6."/>
      <w:lvlJc w:val="right"/>
      <w:pPr>
        <w:ind w:left="4320" w:hanging="180"/>
      </w:pPr>
    </w:lvl>
    <w:lvl w:ilvl="6" w:tplc="1848DA7C">
      <w:start w:val="1"/>
      <w:numFmt w:val="decimal"/>
      <w:lvlText w:val="%7."/>
      <w:lvlJc w:val="left"/>
      <w:pPr>
        <w:ind w:left="5040" w:hanging="360"/>
      </w:pPr>
    </w:lvl>
    <w:lvl w:ilvl="7" w:tplc="63EA9B5C">
      <w:start w:val="1"/>
      <w:numFmt w:val="lowerLetter"/>
      <w:lvlText w:val="%8."/>
      <w:lvlJc w:val="left"/>
      <w:pPr>
        <w:ind w:left="5760" w:hanging="360"/>
      </w:pPr>
    </w:lvl>
    <w:lvl w:ilvl="8" w:tplc="93709278">
      <w:start w:val="1"/>
      <w:numFmt w:val="lowerRoman"/>
      <w:lvlText w:val="%9."/>
      <w:lvlJc w:val="right"/>
      <w:pPr>
        <w:ind w:left="6480" w:hanging="180"/>
      </w:pPr>
    </w:lvl>
  </w:abstractNum>
  <w:abstractNum w:abstractNumId="29" w15:restartNumberingAfterBreak="0">
    <w:nsid w:val="6E382ACB"/>
    <w:multiLevelType w:val="hybridMultilevel"/>
    <w:tmpl w:val="44A27964"/>
    <w:lvl w:ilvl="0" w:tplc="54BAC31E">
      <w:start w:val="1"/>
      <w:numFmt w:val="lowerLetter"/>
      <w:lvlText w:val="%1."/>
      <w:lvlJc w:val="left"/>
      <w:pPr>
        <w:ind w:left="14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FA0808"/>
    <w:multiLevelType w:val="hybridMultilevel"/>
    <w:tmpl w:val="11AE7D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89606F3"/>
    <w:multiLevelType w:val="hybridMultilevel"/>
    <w:tmpl w:val="1F766EAA"/>
    <w:lvl w:ilvl="0" w:tplc="0126509E">
      <w:start w:val="1"/>
      <w:numFmt w:val="upperLetter"/>
      <w:lvlText w:val="%1."/>
      <w:lvlJc w:val="left"/>
      <w:pPr>
        <w:ind w:left="1080" w:hanging="360"/>
      </w:pPr>
    </w:lvl>
    <w:lvl w:ilvl="1" w:tplc="0DE696C0">
      <w:start w:val="1"/>
      <w:numFmt w:val="lowerLetter"/>
      <w:lvlText w:val="%2."/>
      <w:lvlJc w:val="left"/>
      <w:pPr>
        <w:ind w:left="1440" w:hanging="360"/>
      </w:pPr>
    </w:lvl>
    <w:lvl w:ilvl="2" w:tplc="E82223C8">
      <w:start w:val="1"/>
      <w:numFmt w:val="lowerRoman"/>
      <w:lvlText w:val="%3."/>
      <w:lvlJc w:val="right"/>
      <w:pPr>
        <w:ind w:left="2160" w:hanging="180"/>
      </w:pPr>
    </w:lvl>
    <w:lvl w:ilvl="3" w:tplc="39DC36BC">
      <w:start w:val="1"/>
      <w:numFmt w:val="decimal"/>
      <w:lvlText w:val="%4."/>
      <w:lvlJc w:val="left"/>
      <w:pPr>
        <w:ind w:left="2880" w:hanging="360"/>
      </w:pPr>
    </w:lvl>
    <w:lvl w:ilvl="4" w:tplc="44AE5674">
      <w:start w:val="1"/>
      <w:numFmt w:val="lowerLetter"/>
      <w:lvlText w:val="%5."/>
      <w:lvlJc w:val="left"/>
      <w:pPr>
        <w:ind w:left="3600" w:hanging="360"/>
      </w:pPr>
    </w:lvl>
    <w:lvl w:ilvl="5" w:tplc="08C269B8">
      <w:start w:val="1"/>
      <w:numFmt w:val="lowerRoman"/>
      <w:lvlText w:val="%6."/>
      <w:lvlJc w:val="right"/>
      <w:pPr>
        <w:ind w:left="4320" w:hanging="180"/>
      </w:pPr>
    </w:lvl>
    <w:lvl w:ilvl="6" w:tplc="3DDC7E2C">
      <w:start w:val="1"/>
      <w:numFmt w:val="decimal"/>
      <w:lvlText w:val="%7."/>
      <w:lvlJc w:val="left"/>
      <w:pPr>
        <w:ind w:left="5040" w:hanging="360"/>
      </w:pPr>
    </w:lvl>
    <w:lvl w:ilvl="7" w:tplc="F5F8ED12">
      <w:start w:val="1"/>
      <w:numFmt w:val="lowerLetter"/>
      <w:lvlText w:val="%8."/>
      <w:lvlJc w:val="left"/>
      <w:pPr>
        <w:ind w:left="5760" w:hanging="360"/>
      </w:pPr>
    </w:lvl>
    <w:lvl w:ilvl="8" w:tplc="4C20DE5E">
      <w:start w:val="1"/>
      <w:numFmt w:val="lowerRoman"/>
      <w:lvlText w:val="%9."/>
      <w:lvlJc w:val="right"/>
      <w:pPr>
        <w:ind w:left="6480" w:hanging="180"/>
      </w:pPr>
    </w:lvl>
  </w:abstractNum>
  <w:abstractNum w:abstractNumId="32" w15:restartNumberingAfterBreak="0">
    <w:nsid w:val="7AF386B5"/>
    <w:multiLevelType w:val="hybridMultilevel"/>
    <w:tmpl w:val="FD4E21B0"/>
    <w:lvl w:ilvl="0" w:tplc="E22C4C24">
      <w:start w:val="1"/>
      <w:numFmt w:val="decimal"/>
      <w:lvlText w:val="%1."/>
      <w:lvlJc w:val="left"/>
      <w:pPr>
        <w:ind w:left="720" w:hanging="360"/>
      </w:pPr>
      <w:rPr>
        <w:rFonts w:ascii="Times New Roman" w:hAnsi="Times New Roman" w:hint="default"/>
      </w:rPr>
    </w:lvl>
    <w:lvl w:ilvl="1" w:tplc="84506E8E">
      <w:start w:val="1"/>
      <w:numFmt w:val="lowerLetter"/>
      <w:lvlText w:val="%2."/>
      <w:lvlJc w:val="left"/>
      <w:pPr>
        <w:ind w:left="1440" w:hanging="360"/>
      </w:pPr>
    </w:lvl>
    <w:lvl w:ilvl="2" w:tplc="D3F84E4A">
      <w:start w:val="1"/>
      <w:numFmt w:val="lowerRoman"/>
      <w:lvlText w:val="%3."/>
      <w:lvlJc w:val="right"/>
      <w:pPr>
        <w:ind w:left="2160" w:hanging="180"/>
      </w:pPr>
    </w:lvl>
    <w:lvl w:ilvl="3" w:tplc="D0CCC398">
      <w:start w:val="1"/>
      <w:numFmt w:val="decimal"/>
      <w:lvlText w:val="%4."/>
      <w:lvlJc w:val="left"/>
      <w:pPr>
        <w:ind w:left="2880" w:hanging="360"/>
      </w:pPr>
    </w:lvl>
    <w:lvl w:ilvl="4" w:tplc="44606C8A">
      <w:start w:val="1"/>
      <w:numFmt w:val="lowerLetter"/>
      <w:lvlText w:val="%5."/>
      <w:lvlJc w:val="left"/>
      <w:pPr>
        <w:ind w:left="3600" w:hanging="360"/>
      </w:pPr>
    </w:lvl>
    <w:lvl w:ilvl="5" w:tplc="7C70759E">
      <w:start w:val="1"/>
      <w:numFmt w:val="lowerRoman"/>
      <w:lvlText w:val="%6."/>
      <w:lvlJc w:val="right"/>
      <w:pPr>
        <w:ind w:left="4320" w:hanging="180"/>
      </w:pPr>
    </w:lvl>
    <w:lvl w:ilvl="6" w:tplc="B2340958">
      <w:start w:val="1"/>
      <w:numFmt w:val="decimal"/>
      <w:lvlText w:val="%7."/>
      <w:lvlJc w:val="left"/>
      <w:pPr>
        <w:ind w:left="5040" w:hanging="360"/>
      </w:pPr>
    </w:lvl>
    <w:lvl w:ilvl="7" w:tplc="D0BA090A">
      <w:start w:val="1"/>
      <w:numFmt w:val="lowerLetter"/>
      <w:lvlText w:val="%8."/>
      <w:lvlJc w:val="left"/>
      <w:pPr>
        <w:ind w:left="5760" w:hanging="360"/>
      </w:pPr>
    </w:lvl>
    <w:lvl w:ilvl="8" w:tplc="273C9C72">
      <w:start w:val="1"/>
      <w:numFmt w:val="lowerRoman"/>
      <w:lvlText w:val="%9."/>
      <w:lvlJc w:val="right"/>
      <w:pPr>
        <w:ind w:left="6480" w:hanging="180"/>
      </w:pPr>
    </w:lvl>
  </w:abstractNum>
  <w:num w:numId="1">
    <w:abstractNumId w:val="4"/>
  </w:num>
  <w:num w:numId="2">
    <w:abstractNumId w:val="24"/>
  </w:num>
  <w:num w:numId="3">
    <w:abstractNumId w:val="9"/>
  </w:num>
  <w:num w:numId="4">
    <w:abstractNumId w:val="16"/>
  </w:num>
  <w:num w:numId="5">
    <w:abstractNumId w:val="8"/>
  </w:num>
  <w:num w:numId="6">
    <w:abstractNumId w:val="15"/>
  </w:num>
  <w:num w:numId="7">
    <w:abstractNumId w:val="31"/>
  </w:num>
  <w:num w:numId="8">
    <w:abstractNumId w:val="32"/>
  </w:num>
  <w:num w:numId="9">
    <w:abstractNumId w:val="6"/>
  </w:num>
  <w:num w:numId="10">
    <w:abstractNumId w:val="13"/>
  </w:num>
  <w:num w:numId="11">
    <w:abstractNumId w:val="28"/>
  </w:num>
  <w:num w:numId="12">
    <w:abstractNumId w:val="0"/>
  </w:num>
  <w:num w:numId="13">
    <w:abstractNumId w:val="22"/>
  </w:num>
  <w:num w:numId="14">
    <w:abstractNumId w:val="11"/>
  </w:num>
  <w:num w:numId="15">
    <w:abstractNumId w:val="25"/>
  </w:num>
  <w:num w:numId="16">
    <w:abstractNumId w:val="27"/>
  </w:num>
  <w:num w:numId="17">
    <w:abstractNumId w:val="23"/>
  </w:num>
  <w:num w:numId="18">
    <w:abstractNumId w:val="30"/>
  </w:num>
  <w:num w:numId="19">
    <w:abstractNumId w:val="14"/>
  </w:num>
  <w:num w:numId="20">
    <w:abstractNumId w:val="1"/>
  </w:num>
  <w:num w:numId="21">
    <w:abstractNumId w:val="20"/>
  </w:num>
  <w:num w:numId="22">
    <w:abstractNumId w:val="3"/>
  </w:num>
  <w:num w:numId="23">
    <w:abstractNumId w:val="2"/>
  </w:num>
  <w:num w:numId="24">
    <w:abstractNumId w:val="26"/>
  </w:num>
  <w:num w:numId="25">
    <w:abstractNumId w:val="18"/>
  </w:num>
  <w:num w:numId="26">
    <w:abstractNumId w:val="12"/>
  </w:num>
  <w:num w:numId="27">
    <w:abstractNumId w:val="29"/>
  </w:num>
  <w:num w:numId="28">
    <w:abstractNumId w:val="5"/>
  </w:num>
  <w:num w:numId="29">
    <w:abstractNumId w:val="10"/>
  </w:num>
  <w:num w:numId="30">
    <w:abstractNumId w:val="17"/>
  </w:num>
  <w:num w:numId="31">
    <w:abstractNumId w:val="21"/>
  </w:num>
  <w:num w:numId="32">
    <w:abstractNumId w:val="19"/>
  </w:num>
  <w:num w:numId="3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hristian, Laura">
    <w15:presenceInfo w15:providerId="AD" w15:userId="S-1-5-21-1177238915-2111687655-1060284298-3486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1A5"/>
    <w:rsid w:val="00001566"/>
    <w:rsid w:val="0000597F"/>
    <w:rsid w:val="00013664"/>
    <w:rsid w:val="0002142F"/>
    <w:rsid w:val="0003332E"/>
    <w:rsid w:val="00035BD6"/>
    <w:rsid w:val="00053335"/>
    <w:rsid w:val="00080E1F"/>
    <w:rsid w:val="00095902"/>
    <w:rsid w:val="000A0EA1"/>
    <w:rsid w:val="000A2152"/>
    <w:rsid w:val="000A3D9F"/>
    <w:rsid w:val="000B59F7"/>
    <w:rsid w:val="000C08A7"/>
    <w:rsid w:val="000C2A57"/>
    <w:rsid w:val="000D2C22"/>
    <w:rsid w:val="000D49EA"/>
    <w:rsid w:val="000E1AC4"/>
    <w:rsid w:val="000E7260"/>
    <w:rsid w:val="000F36CC"/>
    <w:rsid w:val="001069DD"/>
    <w:rsid w:val="00130CF8"/>
    <w:rsid w:val="001510CE"/>
    <w:rsid w:val="00152F73"/>
    <w:rsid w:val="00156EA5"/>
    <w:rsid w:val="001646AF"/>
    <w:rsid w:val="001658A2"/>
    <w:rsid w:val="00174392"/>
    <w:rsid w:val="00177156"/>
    <w:rsid w:val="0018368B"/>
    <w:rsid w:val="0018555D"/>
    <w:rsid w:val="00190CFA"/>
    <w:rsid w:val="0019644A"/>
    <w:rsid w:val="00196F44"/>
    <w:rsid w:val="001A4EBC"/>
    <w:rsid w:val="001D053E"/>
    <w:rsid w:val="001F1787"/>
    <w:rsid w:val="001F34CD"/>
    <w:rsid w:val="00201B64"/>
    <w:rsid w:val="00210E93"/>
    <w:rsid w:val="00224108"/>
    <w:rsid w:val="00230FD6"/>
    <w:rsid w:val="00231EF9"/>
    <w:rsid w:val="002360C4"/>
    <w:rsid w:val="00236115"/>
    <w:rsid w:val="002377A0"/>
    <w:rsid w:val="00257C4C"/>
    <w:rsid w:val="00260C49"/>
    <w:rsid w:val="00270D45"/>
    <w:rsid w:val="00280C5F"/>
    <w:rsid w:val="002978F1"/>
    <w:rsid w:val="002B57F2"/>
    <w:rsid w:val="002D3149"/>
    <w:rsid w:val="002E2186"/>
    <w:rsid w:val="002E7120"/>
    <w:rsid w:val="002F3F4B"/>
    <w:rsid w:val="00332978"/>
    <w:rsid w:val="0034162D"/>
    <w:rsid w:val="0034226C"/>
    <w:rsid w:val="003667C5"/>
    <w:rsid w:val="00375156"/>
    <w:rsid w:val="00390D4F"/>
    <w:rsid w:val="003A46DC"/>
    <w:rsid w:val="003A7881"/>
    <w:rsid w:val="003B5115"/>
    <w:rsid w:val="003E0C17"/>
    <w:rsid w:val="003E11CD"/>
    <w:rsid w:val="003E4172"/>
    <w:rsid w:val="003E7C13"/>
    <w:rsid w:val="003F0169"/>
    <w:rsid w:val="003F5208"/>
    <w:rsid w:val="003F96D6"/>
    <w:rsid w:val="00413476"/>
    <w:rsid w:val="00415DBF"/>
    <w:rsid w:val="0042658C"/>
    <w:rsid w:val="004347FB"/>
    <w:rsid w:val="00440858"/>
    <w:rsid w:val="004507C4"/>
    <w:rsid w:val="004618EA"/>
    <w:rsid w:val="00470CB8"/>
    <w:rsid w:val="00474A03"/>
    <w:rsid w:val="00481DE6"/>
    <w:rsid w:val="004C19B0"/>
    <w:rsid w:val="004C5409"/>
    <w:rsid w:val="004C5A89"/>
    <w:rsid w:val="004D5F68"/>
    <w:rsid w:val="004E1EE7"/>
    <w:rsid w:val="004E3B64"/>
    <w:rsid w:val="004E72CF"/>
    <w:rsid w:val="00502CED"/>
    <w:rsid w:val="0050458D"/>
    <w:rsid w:val="0052436E"/>
    <w:rsid w:val="00527DF9"/>
    <w:rsid w:val="00534884"/>
    <w:rsid w:val="00542A49"/>
    <w:rsid w:val="00545666"/>
    <w:rsid w:val="00555CE8"/>
    <w:rsid w:val="0055FC3F"/>
    <w:rsid w:val="00561618"/>
    <w:rsid w:val="00567025"/>
    <w:rsid w:val="00567DA8"/>
    <w:rsid w:val="00570181"/>
    <w:rsid w:val="00571019"/>
    <w:rsid w:val="005729F7"/>
    <w:rsid w:val="00574D6C"/>
    <w:rsid w:val="0058503A"/>
    <w:rsid w:val="0058766F"/>
    <w:rsid w:val="00590BB3"/>
    <w:rsid w:val="00592CC1"/>
    <w:rsid w:val="00593CA5"/>
    <w:rsid w:val="00594ADA"/>
    <w:rsid w:val="00596289"/>
    <w:rsid w:val="005A469E"/>
    <w:rsid w:val="005E33BC"/>
    <w:rsid w:val="005F15B1"/>
    <w:rsid w:val="005F4F0C"/>
    <w:rsid w:val="00606FDF"/>
    <w:rsid w:val="006213D8"/>
    <w:rsid w:val="00630C36"/>
    <w:rsid w:val="00631025"/>
    <w:rsid w:val="00634453"/>
    <w:rsid w:val="00640ADB"/>
    <w:rsid w:val="0065088A"/>
    <w:rsid w:val="00657114"/>
    <w:rsid w:val="00665050"/>
    <w:rsid w:val="00666FE3"/>
    <w:rsid w:val="00672116"/>
    <w:rsid w:val="0067225B"/>
    <w:rsid w:val="00672BBD"/>
    <w:rsid w:val="00682D13"/>
    <w:rsid w:val="00686CAD"/>
    <w:rsid w:val="00696AB1"/>
    <w:rsid w:val="006A0B57"/>
    <w:rsid w:val="006A2DBE"/>
    <w:rsid w:val="006C00B8"/>
    <w:rsid w:val="006C7E31"/>
    <w:rsid w:val="006D244B"/>
    <w:rsid w:val="006E0716"/>
    <w:rsid w:val="006E3432"/>
    <w:rsid w:val="006F37A9"/>
    <w:rsid w:val="00703CD9"/>
    <w:rsid w:val="00713BA3"/>
    <w:rsid w:val="00720F48"/>
    <w:rsid w:val="007215B2"/>
    <w:rsid w:val="00731D5B"/>
    <w:rsid w:val="0074574C"/>
    <w:rsid w:val="00753E7F"/>
    <w:rsid w:val="00756A89"/>
    <w:rsid w:val="007627E4"/>
    <w:rsid w:val="0076508C"/>
    <w:rsid w:val="00766374"/>
    <w:rsid w:val="007724D6"/>
    <w:rsid w:val="0079748C"/>
    <w:rsid w:val="0079ACF8"/>
    <w:rsid w:val="007C14BD"/>
    <w:rsid w:val="007E6E0F"/>
    <w:rsid w:val="007F0EE4"/>
    <w:rsid w:val="007F595A"/>
    <w:rsid w:val="007F6A66"/>
    <w:rsid w:val="00813B42"/>
    <w:rsid w:val="0084057F"/>
    <w:rsid w:val="008465AF"/>
    <w:rsid w:val="008506B2"/>
    <w:rsid w:val="00867120"/>
    <w:rsid w:val="00876707"/>
    <w:rsid w:val="008A4DEB"/>
    <w:rsid w:val="008B6011"/>
    <w:rsid w:val="008B6E43"/>
    <w:rsid w:val="008D6E02"/>
    <w:rsid w:val="008D7D99"/>
    <w:rsid w:val="008F3CC1"/>
    <w:rsid w:val="008F3EC5"/>
    <w:rsid w:val="008F5FB2"/>
    <w:rsid w:val="009066C0"/>
    <w:rsid w:val="009208FB"/>
    <w:rsid w:val="00927772"/>
    <w:rsid w:val="00930098"/>
    <w:rsid w:val="0093428C"/>
    <w:rsid w:val="009560D5"/>
    <w:rsid w:val="00962097"/>
    <w:rsid w:val="00965784"/>
    <w:rsid w:val="0096638F"/>
    <w:rsid w:val="009670AD"/>
    <w:rsid w:val="00972CBB"/>
    <w:rsid w:val="00973DDD"/>
    <w:rsid w:val="0097517E"/>
    <w:rsid w:val="00981DA7"/>
    <w:rsid w:val="00987F06"/>
    <w:rsid w:val="00991B56"/>
    <w:rsid w:val="009946C1"/>
    <w:rsid w:val="009A05D4"/>
    <w:rsid w:val="009A4AB6"/>
    <w:rsid w:val="009B03CE"/>
    <w:rsid w:val="009B1F89"/>
    <w:rsid w:val="009D4A18"/>
    <w:rsid w:val="009E166A"/>
    <w:rsid w:val="009E434B"/>
    <w:rsid w:val="009F3B2C"/>
    <w:rsid w:val="00A04C2C"/>
    <w:rsid w:val="00A04EAB"/>
    <w:rsid w:val="00A065D1"/>
    <w:rsid w:val="00A1408A"/>
    <w:rsid w:val="00A37607"/>
    <w:rsid w:val="00A57B2D"/>
    <w:rsid w:val="00A6656C"/>
    <w:rsid w:val="00A73D2D"/>
    <w:rsid w:val="00A73FF3"/>
    <w:rsid w:val="00A762A1"/>
    <w:rsid w:val="00AC651E"/>
    <w:rsid w:val="00AE14B3"/>
    <w:rsid w:val="00AF169E"/>
    <w:rsid w:val="00AF1738"/>
    <w:rsid w:val="00AF58DB"/>
    <w:rsid w:val="00B00522"/>
    <w:rsid w:val="00B057D9"/>
    <w:rsid w:val="00B066AD"/>
    <w:rsid w:val="00B14C80"/>
    <w:rsid w:val="00B1548C"/>
    <w:rsid w:val="00B24543"/>
    <w:rsid w:val="00B308D6"/>
    <w:rsid w:val="00B35489"/>
    <w:rsid w:val="00B37FFC"/>
    <w:rsid w:val="00B41E9B"/>
    <w:rsid w:val="00B51193"/>
    <w:rsid w:val="00B5585C"/>
    <w:rsid w:val="00B615AD"/>
    <w:rsid w:val="00B6638A"/>
    <w:rsid w:val="00B67773"/>
    <w:rsid w:val="00B73F1D"/>
    <w:rsid w:val="00B768D1"/>
    <w:rsid w:val="00B81F2B"/>
    <w:rsid w:val="00B9556B"/>
    <w:rsid w:val="00BA4BC1"/>
    <w:rsid w:val="00BB4B7C"/>
    <w:rsid w:val="00BC27CE"/>
    <w:rsid w:val="00BE3464"/>
    <w:rsid w:val="00BF0641"/>
    <w:rsid w:val="00C00263"/>
    <w:rsid w:val="00C110AC"/>
    <w:rsid w:val="00C1661E"/>
    <w:rsid w:val="00C2369E"/>
    <w:rsid w:val="00C43C29"/>
    <w:rsid w:val="00C52E42"/>
    <w:rsid w:val="00C627C8"/>
    <w:rsid w:val="00C63901"/>
    <w:rsid w:val="00C658A2"/>
    <w:rsid w:val="00C708BC"/>
    <w:rsid w:val="00C80B36"/>
    <w:rsid w:val="00C82A00"/>
    <w:rsid w:val="00C82F5B"/>
    <w:rsid w:val="00C8775F"/>
    <w:rsid w:val="00C908A4"/>
    <w:rsid w:val="00CA3DAF"/>
    <w:rsid w:val="00CB136F"/>
    <w:rsid w:val="00CC3C3C"/>
    <w:rsid w:val="00CD1EC8"/>
    <w:rsid w:val="00CD2449"/>
    <w:rsid w:val="00CD9615"/>
    <w:rsid w:val="00CE64F3"/>
    <w:rsid w:val="00CE7DCC"/>
    <w:rsid w:val="00CEE0CA"/>
    <w:rsid w:val="00CF6043"/>
    <w:rsid w:val="00CF62F6"/>
    <w:rsid w:val="00D01119"/>
    <w:rsid w:val="00D039BD"/>
    <w:rsid w:val="00D22DB0"/>
    <w:rsid w:val="00D24614"/>
    <w:rsid w:val="00D25E1C"/>
    <w:rsid w:val="00D30F8E"/>
    <w:rsid w:val="00D44673"/>
    <w:rsid w:val="00D47513"/>
    <w:rsid w:val="00D58251"/>
    <w:rsid w:val="00D66D6F"/>
    <w:rsid w:val="00D72BA9"/>
    <w:rsid w:val="00D83DF8"/>
    <w:rsid w:val="00D93885"/>
    <w:rsid w:val="00DA0CD5"/>
    <w:rsid w:val="00DA63B0"/>
    <w:rsid w:val="00DB5193"/>
    <w:rsid w:val="00DC1FD0"/>
    <w:rsid w:val="00DC3D58"/>
    <w:rsid w:val="00DC6028"/>
    <w:rsid w:val="00DC721E"/>
    <w:rsid w:val="00DE031C"/>
    <w:rsid w:val="00DE6A7B"/>
    <w:rsid w:val="00E021AE"/>
    <w:rsid w:val="00E071A5"/>
    <w:rsid w:val="00E10B6D"/>
    <w:rsid w:val="00E201A5"/>
    <w:rsid w:val="00E21340"/>
    <w:rsid w:val="00E328B3"/>
    <w:rsid w:val="00E62E10"/>
    <w:rsid w:val="00E85689"/>
    <w:rsid w:val="00E94460"/>
    <w:rsid w:val="00EA66EB"/>
    <w:rsid w:val="00EA6ABB"/>
    <w:rsid w:val="00EA6C9C"/>
    <w:rsid w:val="00EB2F11"/>
    <w:rsid w:val="00EB4371"/>
    <w:rsid w:val="00EC1646"/>
    <w:rsid w:val="00EE283F"/>
    <w:rsid w:val="00EF6036"/>
    <w:rsid w:val="00EF72AB"/>
    <w:rsid w:val="00F04582"/>
    <w:rsid w:val="00F109A7"/>
    <w:rsid w:val="00F14DF3"/>
    <w:rsid w:val="00F16111"/>
    <w:rsid w:val="00F3718F"/>
    <w:rsid w:val="00F70078"/>
    <w:rsid w:val="00F74806"/>
    <w:rsid w:val="00F755DB"/>
    <w:rsid w:val="00F83049"/>
    <w:rsid w:val="00FA034A"/>
    <w:rsid w:val="00FA1D35"/>
    <w:rsid w:val="00FC6D76"/>
    <w:rsid w:val="00FC7CDC"/>
    <w:rsid w:val="00FD6F47"/>
    <w:rsid w:val="00FE712B"/>
    <w:rsid w:val="013524F0"/>
    <w:rsid w:val="013CF146"/>
    <w:rsid w:val="01425105"/>
    <w:rsid w:val="014F1875"/>
    <w:rsid w:val="01512A5D"/>
    <w:rsid w:val="01689BF1"/>
    <w:rsid w:val="016BA1FB"/>
    <w:rsid w:val="01832373"/>
    <w:rsid w:val="02123130"/>
    <w:rsid w:val="0219D90B"/>
    <w:rsid w:val="021B7179"/>
    <w:rsid w:val="023A05CC"/>
    <w:rsid w:val="0241524C"/>
    <w:rsid w:val="02598A45"/>
    <w:rsid w:val="02715AFE"/>
    <w:rsid w:val="0298FBBF"/>
    <w:rsid w:val="02A54F2D"/>
    <w:rsid w:val="02C4D437"/>
    <w:rsid w:val="02F4ED7F"/>
    <w:rsid w:val="03237304"/>
    <w:rsid w:val="032D36A2"/>
    <w:rsid w:val="037FE9F1"/>
    <w:rsid w:val="03ABAB23"/>
    <w:rsid w:val="03AE5C3D"/>
    <w:rsid w:val="03F67032"/>
    <w:rsid w:val="042A000A"/>
    <w:rsid w:val="044ADFB0"/>
    <w:rsid w:val="045F3BE0"/>
    <w:rsid w:val="047F7CA5"/>
    <w:rsid w:val="04A777DB"/>
    <w:rsid w:val="04D122AE"/>
    <w:rsid w:val="0529986F"/>
    <w:rsid w:val="052B0DCD"/>
    <w:rsid w:val="052C59D9"/>
    <w:rsid w:val="052DE4B1"/>
    <w:rsid w:val="0567A1E7"/>
    <w:rsid w:val="057C713C"/>
    <w:rsid w:val="059162ED"/>
    <w:rsid w:val="059C242A"/>
    <w:rsid w:val="05A159A2"/>
    <w:rsid w:val="05A84598"/>
    <w:rsid w:val="05BE3434"/>
    <w:rsid w:val="05C5126E"/>
    <w:rsid w:val="05F224C9"/>
    <w:rsid w:val="0615772F"/>
    <w:rsid w:val="06171B03"/>
    <w:rsid w:val="061BD647"/>
    <w:rsid w:val="06806101"/>
    <w:rsid w:val="068E1BFC"/>
    <w:rsid w:val="069CA6D6"/>
    <w:rsid w:val="06A70B6C"/>
    <w:rsid w:val="06D125AD"/>
    <w:rsid w:val="06D13D09"/>
    <w:rsid w:val="06DBB7DA"/>
    <w:rsid w:val="06DC54A0"/>
    <w:rsid w:val="06E9F548"/>
    <w:rsid w:val="07720B0B"/>
    <w:rsid w:val="0772F814"/>
    <w:rsid w:val="079A53A5"/>
    <w:rsid w:val="079DA427"/>
    <w:rsid w:val="079EBB9C"/>
    <w:rsid w:val="07A01695"/>
    <w:rsid w:val="07A835BB"/>
    <w:rsid w:val="07AEF95D"/>
    <w:rsid w:val="07C197C7"/>
    <w:rsid w:val="07E4AE15"/>
    <w:rsid w:val="07F3ACA2"/>
    <w:rsid w:val="08170730"/>
    <w:rsid w:val="089347FE"/>
    <w:rsid w:val="089AC68A"/>
    <w:rsid w:val="08A9F6FC"/>
    <w:rsid w:val="08C193FD"/>
    <w:rsid w:val="08CE7D6D"/>
    <w:rsid w:val="091F573A"/>
    <w:rsid w:val="092E15DD"/>
    <w:rsid w:val="0947F223"/>
    <w:rsid w:val="095B006B"/>
    <w:rsid w:val="09622201"/>
    <w:rsid w:val="0972F9ED"/>
    <w:rsid w:val="09893D1D"/>
    <w:rsid w:val="09942E85"/>
    <w:rsid w:val="09BF4D3F"/>
    <w:rsid w:val="09FBC6A9"/>
    <w:rsid w:val="0A0B4574"/>
    <w:rsid w:val="0A12E1D0"/>
    <w:rsid w:val="0A1DBB1D"/>
    <w:rsid w:val="0A23443D"/>
    <w:rsid w:val="0A549A9D"/>
    <w:rsid w:val="0A8BC0B0"/>
    <w:rsid w:val="0AEEAAC9"/>
    <w:rsid w:val="0AF68B17"/>
    <w:rsid w:val="0B061279"/>
    <w:rsid w:val="0B07A1CD"/>
    <w:rsid w:val="0B2E6044"/>
    <w:rsid w:val="0B9F47B4"/>
    <w:rsid w:val="0BC59F69"/>
    <w:rsid w:val="0BF49B4A"/>
    <w:rsid w:val="0C305195"/>
    <w:rsid w:val="0C652915"/>
    <w:rsid w:val="0C71E41A"/>
    <w:rsid w:val="0C76C186"/>
    <w:rsid w:val="0C782485"/>
    <w:rsid w:val="0C79C4BD"/>
    <w:rsid w:val="0CA327E5"/>
    <w:rsid w:val="0CC90970"/>
    <w:rsid w:val="0CE2951F"/>
    <w:rsid w:val="0CF08A58"/>
    <w:rsid w:val="0CF39035"/>
    <w:rsid w:val="0D1AB797"/>
    <w:rsid w:val="0D75F05D"/>
    <w:rsid w:val="0D960C17"/>
    <w:rsid w:val="0DA26022"/>
    <w:rsid w:val="0DB33071"/>
    <w:rsid w:val="0DC7372B"/>
    <w:rsid w:val="0DFC2E97"/>
    <w:rsid w:val="0E1B26E3"/>
    <w:rsid w:val="0E282057"/>
    <w:rsid w:val="0E7F2C32"/>
    <w:rsid w:val="0E9F23CF"/>
    <w:rsid w:val="0EA7DFE2"/>
    <w:rsid w:val="0ED24F5B"/>
    <w:rsid w:val="0EF3F0E2"/>
    <w:rsid w:val="0F281138"/>
    <w:rsid w:val="0F2EAEC4"/>
    <w:rsid w:val="0F432824"/>
    <w:rsid w:val="0F44F198"/>
    <w:rsid w:val="0F639591"/>
    <w:rsid w:val="0F63CC6F"/>
    <w:rsid w:val="0F678F7C"/>
    <w:rsid w:val="0F927E4A"/>
    <w:rsid w:val="0F9424D5"/>
    <w:rsid w:val="0F9D1E0D"/>
    <w:rsid w:val="0FAE1D2F"/>
    <w:rsid w:val="0FAFB311"/>
    <w:rsid w:val="0FD17641"/>
    <w:rsid w:val="0FEA79A8"/>
    <w:rsid w:val="10380167"/>
    <w:rsid w:val="10388CEE"/>
    <w:rsid w:val="10393F2E"/>
    <w:rsid w:val="105DF2B3"/>
    <w:rsid w:val="1069D2AE"/>
    <w:rsid w:val="10A12C83"/>
    <w:rsid w:val="10A45D06"/>
    <w:rsid w:val="10DF9B19"/>
    <w:rsid w:val="10E30BCB"/>
    <w:rsid w:val="10EF3ACC"/>
    <w:rsid w:val="10F6285D"/>
    <w:rsid w:val="11163BEA"/>
    <w:rsid w:val="11295300"/>
    <w:rsid w:val="11349483"/>
    <w:rsid w:val="113E22B5"/>
    <w:rsid w:val="1160175C"/>
    <w:rsid w:val="116CA9E0"/>
    <w:rsid w:val="1174ECFB"/>
    <w:rsid w:val="11A5B608"/>
    <w:rsid w:val="11A5EC00"/>
    <w:rsid w:val="11AC8F20"/>
    <w:rsid w:val="11C8FFB1"/>
    <w:rsid w:val="11C9C961"/>
    <w:rsid w:val="11D588C4"/>
    <w:rsid w:val="11DD3A89"/>
    <w:rsid w:val="11F55997"/>
    <w:rsid w:val="127CCF20"/>
    <w:rsid w:val="127DF4AD"/>
    <w:rsid w:val="12931406"/>
    <w:rsid w:val="129EE1D8"/>
    <w:rsid w:val="12AAB243"/>
    <w:rsid w:val="12B522AE"/>
    <w:rsid w:val="12FA62B9"/>
    <w:rsid w:val="13215873"/>
    <w:rsid w:val="134E931E"/>
    <w:rsid w:val="135CD74A"/>
    <w:rsid w:val="139DCE92"/>
    <w:rsid w:val="13FE1774"/>
    <w:rsid w:val="14315F75"/>
    <w:rsid w:val="1437DD17"/>
    <w:rsid w:val="14460C71"/>
    <w:rsid w:val="146CE01E"/>
    <w:rsid w:val="1474F4F8"/>
    <w:rsid w:val="1480A12F"/>
    <w:rsid w:val="1497B81E"/>
    <w:rsid w:val="1497DE21"/>
    <w:rsid w:val="149AF63B"/>
    <w:rsid w:val="14B00401"/>
    <w:rsid w:val="14B6C141"/>
    <w:rsid w:val="14BD5719"/>
    <w:rsid w:val="14E45807"/>
    <w:rsid w:val="14E91488"/>
    <w:rsid w:val="14FC2189"/>
    <w:rsid w:val="15196477"/>
    <w:rsid w:val="15268AF3"/>
    <w:rsid w:val="153BD374"/>
    <w:rsid w:val="1541C06C"/>
    <w:rsid w:val="15519453"/>
    <w:rsid w:val="15552AD1"/>
    <w:rsid w:val="155AD587"/>
    <w:rsid w:val="15D6ACF6"/>
    <w:rsid w:val="15D7F250"/>
    <w:rsid w:val="15DD2158"/>
    <w:rsid w:val="16089703"/>
    <w:rsid w:val="160D0CCC"/>
    <w:rsid w:val="161A6022"/>
    <w:rsid w:val="161BBE45"/>
    <w:rsid w:val="1639A5BC"/>
    <w:rsid w:val="167118F3"/>
    <w:rsid w:val="16750DA6"/>
    <w:rsid w:val="167D3EFD"/>
    <w:rsid w:val="16AA3537"/>
    <w:rsid w:val="16EF89A9"/>
    <w:rsid w:val="16F2898C"/>
    <w:rsid w:val="16FF27FF"/>
    <w:rsid w:val="17430413"/>
    <w:rsid w:val="1748B798"/>
    <w:rsid w:val="17588FDD"/>
    <w:rsid w:val="1790CD2D"/>
    <w:rsid w:val="1793528E"/>
    <w:rsid w:val="17A29461"/>
    <w:rsid w:val="17D199E8"/>
    <w:rsid w:val="17D8F1AD"/>
    <w:rsid w:val="17FB5A43"/>
    <w:rsid w:val="182C4B6A"/>
    <w:rsid w:val="182FD037"/>
    <w:rsid w:val="18311DA8"/>
    <w:rsid w:val="18557BA8"/>
    <w:rsid w:val="18641955"/>
    <w:rsid w:val="1868DF93"/>
    <w:rsid w:val="1869B024"/>
    <w:rsid w:val="1871529E"/>
    <w:rsid w:val="1877FE4E"/>
    <w:rsid w:val="189A42A9"/>
    <w:rsid w:val="18B60C46"/>
    <w:rsid w:val="18E3FC65"/>
    <w:rsid w:val="19085948"/>
    <w:rsid w:val="19211F13"/>
    <w:rsid w:val="194E73B9"/>
    <w:rsid w:val="19684E6A"/>
    <w:rsid w:val="19832981"/>
    <w:rsid w:val="1991616D"/>
    <w:rsid w:val="19D6BF81"/>
    <w:rsid w:val="19E01260"/>
    <w:rsid w:val="1A105950"/>
    <w:rsid w:val="1A6E3EB8"/>
    <w:rsid w:val="1A8122BD"/>
    <w:rsid w:val="1AA7B0FB"/>
    <w:rsid w:val="1AC6C810"/>
    <w:rsid w:val="1AEA4A1D"/>
    <w:rsid w:val="1AF355D2"/>
    <w:rsid w:val="1AFF3AA7"/>
    <w:rsid w:val="1B2F47F8"/>
    <w:rsid w:val="1B3CCC94"/>
    <w:rsid w:val="1B652549"/>
    <w:rsid w:val="1B90EC81"/>
    <w:rsid w:val="1BA82E53"/>
    <w:rsid w:val="1BAEBB70"/>
    <w:rsid w:val="1BB4C6D7"/>
    <w:rsid w:val="1BD30D32"/>
    <w:rsid w:val="1BDE4EC4"/>
    <w:rsid w:val="1BE5BDAB"/>
    <w:rsid w:val="1BEAF181"/>
    <w:rsid w:val="1BF09BC9"/>
    <w:rsid w:val="1BFABC95"/>
    <w:rsid w:val="1BFBF53D"/>
    <w:rsid w:val="1C25FA77"/>
    <w:rsid w:val="1C3194BF"/>
    <w:rsid w:val="1C64D367"/>
    <w:rsid w:val="1CA80F28"/>
    <w:rsid w:val="1CAFFA20"/>
    <w:rsid w:val="1CB5AFA4"/>
    <w:rsid w:val="1CE9F3EE"/>
    <w:rsid w:val="1CFF1EED"/>
    <w:rsid w:val="1D371AB4"/>
    <w:rsid w:val="1D79E5DF"/>
    <w:rsid w:val="1DB072C5"/>
    <w:rsid w:val="1DBC9411"/>
    <w:rsid w:val="1DEDFF7F"/>
    <w:rsid w:val="1E009F5B"/>
    <w:rsid w:val="1E10ADA2"/>
    <w:rsid w:val="1E12A29B"/>
    <w:rsid w:val="1E23205B"/>
    <w:rsid w:val="1E26C94B"/>
    <w:rsid w:val="1E41A9BD"/>
    <w:rsid w:val="1E6BC64D"/>
    <w:rsid w:val="1E6FDBC6"/>
    <w:rsid w:val="1E7C455D"/>
    <w:rsid w:val="1E9086F6"/>
    <w:rsid w:val="1EE375BC"/>
    <w:rsid w:val="1EF4F9C6"/>
    <w:rsid w:val="1F0AD835"/>
    <w:rsid w:val="1F0CD23B"/>
    <w:rsid w:val="1F1F08C9"/>
    <w:rsid w:val="1F33C806"/>
    <w:rsid w:val="1F3F1115"/>
    <w:rsid w:val="1F68D2F6"/>
    <w:rsid w:val="1FB50A1D"/>
    <w:rsid w:val="1FCFDE73"/>
    <w:rsid w:val="1FE14881"/>
    <w:rsid w:val="1FE8C36C"/>
    <w:rsid w:val="200C1830"/>
    <w:rsid w:val="200E5E36"/>
    <w:rsid w:val="2021E2B2"/>
    <w:rsid w:val="2035BA94"/>
    <w:rsid w:val="20377284"/>
    <w:rsid w:val="2041348B"/>
    <w:rsid w:val="205F0345"/>
    <w:rsid w:val="2060D2A0"/>
    <w:rsid w:val="20865C52"/>
    <w:rsid w:val="209BDBA6"/>
    <w:rsid w:val="20BFF842"/>
    <w:rsid w:val="20F885CA"/>
    <w:rsid w:val="211297CB"/>
    <w:rsid w:val="21194ACA"/>
    <w:rsid w:val="2131EB8C"/>
    <w:rsid w:val="213A0A15"/>
    <w:rsid w:val="213A965A"/>
    <w:rsid w:val="214E5FBE"/>
    <w:rsid w:val="21665AB4"/>
    <w:rsid w:val="2175D7A8"/>
    <w:rsid w:val="2192BD73"/>
    <w:rsid w:val="21D73175"/>
    <w:rsid w:val="21ED9DD6"/>
    <w:rsid w:val="21F562B7"/>
    <w:rsid w:val="222A3366"/>
    <w:rsid w:val="222F1C64"/>
    <w:rsid w:val="224792A2"/>
    <w:rsid w:val="2247BA8E"/>
    <w:rsid w:val="2254C877"/>
    <w:rsid w:val="226F6C2C"/>
    <w:rsid w:val="2293AE31"/>
    <w:rsid w:val="22D4D495"/>
    <w:rsid w:val="22D585E4"/>
    <w:rsid w:val="22D778F1"/>
    <w:rsid w:val="2343E091"/>
    <w:rsid w:val="2347CE14"/>
    <w:rsid w:val="2363A648"/>
    <w:rsid w:val="236CDA45"/>
    <w:rsid w:val="2397FF35"/>
    <w:rsid w:val="239C7420"/>
    <w:rsid w:val="23C621AC"/>
    <w:rsid w:val="23E4C043"/>
    <w:rsid w:val="23E6C217"/>
    <w:rsid w:val="23EA7A32"/>
    <w:rsid w:val="23FE383B"/>
    <w:rsid w:val="2403CD47"/>
    <w:rsid w:val="24212FF2"/>
    <w:rsid w:val="24220231"/>
    <w:rsid w:val="243D902A"/>
    <w:rsid w:val="244F3A99"/>
    <w:rsid w:val="245F8AE6"/>
    <w:rsid w:val="24876102"/>
    <w:rsid w:val="24A93CCD"/>
    <w:rsid w:val="24C758C2"/>
    <w:rsid w:val="24CD30AD"/>
    <w:rsid w:val="24D293AA"/>
    <w:rsid w:val="24E75C71"/>
    <w:rsid w:val="24F57E70"/>
    <w:rsid w:val="250B992B"/>
    <w:rsid w:val="250DF426"/>
    <w:rsid w:val="253CB20C"/>
    <w:rsid w:val="253DB1FA"/>
    <w:rsid w:val="25587096"/>
    <w:rsid w:val="25688039"/>
    <w:rsid w:val="258D7FB6"/>
    <w:rsid w:val="25A2BE23"/>
    <w:rsid w:val="25B270CB"/>
    <w:rsid w:val="25DB697D"/>
    <w:rsid w:val="25F27830"/>
    <w:rsid w:val="260A7014"/>
    <w:rsid w:val="26368E69"/>
    <w:rsid w:val="26AA2076"/>
    <w:rsid w:val="26C6250A"/>
    <w:rsid w:val="26D0FC45"/>
    <w:rsid w:val="26E0EDBB"/>
    <w:rsid w:val="26E49672"/>
    <w:rsid w:val="26E93998"/>
    <w:rsid w:val="26F1804D"/>
    <w:rsid w:val="271274E4"/>
    <w:rsid w:val="2720F6DD"/>
    <w:rsid w:val="2727E35A"/>
    <w:rsid w:val="272F51D7"/>
    <w:rsid w:val="2741B485"/>
    <w:rsid w:val="276943E8"/>
    <w:rsid w:val="27739429"/>
    <w:rsid w:val="2775B439"/>
    <w:rsid w:val="27A33BE8"/>
    <w:rsid w:val="27C2FF27"/>
    <w:rsid w:val="28218479"/>
    <w:rsid w:val="28247E0B"/>
    <w:rsid w:val="283CB06B"/>
    <w:rsid w:val="2840BC9C"/>
    <w:rsid w:val="28473E02"/>
    <w:rsid w:val="286D6325"/>
    <w:rsid w:val="287AF25E"/>
    <w:rsid w:val="28C01740"/>
    <w:rsid w:val="28F164F4"/>
    <w:rsid w:val="2905C22B"/>
    <w:rsid w:val="2929D9A5"/>
    <w:rsid w:val="292EF913"/>
    <w:rsid w:val="2939BABD"/>
    <w:rsid w:val="2948734A"/>
    <w:rsid w:val="294A4625"/>
    <w:rsid w:val="2983E548"/>
    <w:rsid w:val="29E87EA8"/>
    <w:rsid w:val="2A11C2AD"/>
    <w:rsid w:val="2A7B36CB"/>
    <w:rsid w:val="2A90300E"/>
    <w:rsid w:val="2A9EF454"/>
    <w:rsid w:val="2AE6C198"/>
    <w:rsid w:val="2AEC93DE"/>
    <w:rsid w:val="2AFFF74F"/>
    <w:rsid w:val="2B095973"/>
    <w:rsid w:val="2B0C3260"/>
    <w:rsid w:val="2B2EF81F"/>
    <w:rsid w:val="2B87EFC8"/>
    <w:rsid w:val="2B91F440"/>
    <w:rsid w:val="2B9E2115"/>
    <w:rsid w:val="2BB0C873"/>
    <w:rsid w:val="2BC60C76"/>
    <w:rsid w:val="2BE9D4B0"/>
    <w:rsid w:val="2BF8D025"/>
    <w:rsid w:val="2C21B931"/>
    <w:rsid w:val="2C5A732C"/>
    <w:rsid w:val="2C616992"/>
    <w:rsid w:val="2C8699FE"/>
    <w:rsid w:val="2C9F111F"/>
    <w:rsid w:val="2CDB435D"/>
    <w:rsid w:val="2D1F5F77"/>
    <w:rsid w:val="2D207A55"/>
    <w:rsid w:val="2D276C84"/>
    <w:rsid w:val="2D2AAC55"/>
    <w:rsid w:val="2D5BDE99"/>
    <w:rsid w:val="2DC0C9AE"/>
    <w:rsid w:val="2DCDB974"/>
    <w:rsid w:val="2DD18AE6"/>
    <w:rsid w:val="2DDEADD3"/>
    <w:rsid w:val="2DE6E576"/>
    <w:rsid w:val="2DEC0C21"/>
    <w:rsid w:val="2DF66536"/>
    <w:rsid w:val="2E383A53"/>
    <w:rsid w:val="2E38804B"/>
    <w:rsid w:val="2E5AD0C0"/>
    <w:rsid w:val="2E84ABB7"/>
    <w:rsid w:val="2E8E54E3"/>
    <w:rsid w:val="2ECFB727"/>
    <w:rsid w:val="2EFDF490"/>
    <w:rsid w:val="2F4570E4"/>
    <w:rsid w:val="2F488121"/>
    <w:rsid w:val="2F538D3B"/>
    <w:rsid w:val="2F5AB217"/>
    <w:rsid w:val="2F68AAF7"/>
    <w:rsid w:val="2F785556"/>
    <w:rsid w:val="2FA9518E"/>
    <w:rsid w:val="2FCB2C67"/>
    <w:rsid w:val="2FD006F2"/>
    <w:rsid w:val="2FE8296E"/>
    <w:rsid w:val="2FF2BE4A"/>
    <w:rsid w:val="3019771A"/>
    <w:rsid w:val="30204E32"/>
    <w:rsid w:val="302E0DBA"/>
    <w:rsid w:val="305E93B3"/>
    <w:rsid w:val="306335BC"/>
    <w:rsid w:val="30D6F696"/>
    <w:rsid w:val="30D7F492"/>
    <w:rsid w:val="30E6D71A"/>
    <w:rsid w:val="311465A5"/>
    <w:rsid w:val="3115BC39"/>
    <w:rsid w:val="312E926B"/>
    <w:rsid w:val="31B8FF6D"/>
    <w:rsid w:val="31E10DD7"/>
    <w:rsid w:val="31E9D7E7"/>
    <w:rsid w:val="31FAD9E4"/>
    <w:rsid w:val="31FB95F3"/>
    <w:rsid w:val="31FDF025"/>
    <w:rsid w:val="32393728"/>
    <w:rsid w:val="3259CEC0"/>
    <w:rsid w:val="32B07728"/>
    <w:rsid w:val="32B372FB"/>
    <w:rsid w:val="32C0AC28"/>
    <w:rsid w:val="3304D796"/>
    <w:rsid w:val="33167A79"/>
    <w:rsid w:val="332BCD06"/>
    <w:rsid w:val="33825124"/>
    <w:rsid w:val="33832A3A"/>
    <w:rsid w:val="338A7672"/>
    <w:rsid w:val="33B6DD20"/>
    <w:rsid w:val="33CD6348"/>
    <w:rsid w:val="33E1FB04"/>
    <w:rsid w:val="34244489"/>
    <w:rsid w:val="345FFC0F"/>
    <w:rsid w:val="34F20057"/>
    <w:rsid w:val="35258DE8"/>
    <w:rsid w:val="3541A9EC"/>
    <w:rsid w:val="354E1CEC"/>
    <w:rsid w:val="356ED456"/>
    <w:rsid w:val="3571ACFC"/>
    <w:rsid w:val="35AFD9D2"/>
    <w:rsid w:val="35BC3EAD"/>
    <w:rsid w:val="35BDD2DF"/>
    <w:rsid w:val="3651D948"/>
    <w:rsid w:val="3654F9AA"/>
    <w:rsid w:val="3695D25E"/>
    <w:rsid w:val="36B37B96"/>
    <w:rsid w:val="36B6F030"/>
    <w:rsid w:val="36F980EA"/>
    <w:rsid w:val="371973BB"/>
    <w:rsid w:val="372BD0B0"/>
    <w:rsid w:val="37874358"/>
    <w:rsid w:val="3796247A"/>
    <w:rsid w:val="37D19A13"/>
    <w:rsid w:val="3824D915"/>
    <w:rsid w:val="38394BFC"/>
    <w:rsid w:val="383DC97A"/>
    <w:rsid w:val="38570A17"/>
    <w:rsid w:val="3865EC45"/>
    <w:rsid w:val="3867E937"/>
    <w:rsid w:val="38AC429E"/>
    <w:rsid w:val="38B8658B"/>
    <w:rsid w:val="38B8D1C6"/>
    <w:rsid w:val="38D31E90"/>
    <w:rsid w:val="38D40DC3"/>
    <w:rsid w:val="38FBE88B"/>
    <w:rsid w:val="391A0C86"/>
    <w:rsid w:val="392073AB"/>
    <w:rsid w:val="392BF6D6"/>
    <w:rsid w:val="397638BF"/>
    <w:rsid w:val="399E80D7"/>
    <w:rsid w:val="39B75FE4"/>
    <w:rsid w:val="39BCC163"/>
    <w:rsid w:val="39BD9BCF"/>
    <w:rsid w:val="39CDCEF4"/>
    <w:rsid w:val="39EE1628"/>
    <w:rsid w:val="39F4FB02"/>
    <w:rsid w:val="3A0A0FB1"/>
    <w:rsid w:val="3A3AD10E"/>
    <w:rsid w:val="3A4ACDE6"/>
    <w:rsid w:val="3A4F50F4"/>
    <w:rsid w:val="3A75EBE6"/>
    <w:rsid w:val="3A9DE0A0"/>
    <w:rsid w:val="3A9E5591"/>
    <w:rsid w:val="3AA3A0A1"/>
    <w:rsid w:val="3AA3A5B3"/>
    <w:rsid w:val="3AAC358B"/>
    <w:rsid w:val="3ADA4D8F"/>
    <w:rsid w:val="3B73A1CB"/>
    <w:rsid w:val="3BD280F2"/>
    <w:rsid w:val="3BEBC900"/>
    <w:rsid w:val="3C3069D0"/>
    <w:rsid w:val="3C410405"/>
    <w:rsid w:val="3C45EF81"/>
    <w:rsid w:val="3C479C21"/>
    <w:rsid w:val="3C58CBDA"/>
    <w:rsid w:val="3C59A7EF"/>
    <w:rsid w:val="3C5D0F5A"/>
    <w:rsid w:val="3C741067"/>
    <w:rsid w:val="3C76C285"/>
    <w:rsid w:val="3C986BF3"/>
    <w:rsid w:val="3CA469B1"/>
    <w:rsid w:val="3CB12904"/>
    <w:rsid w:val="3D0789DB"/>
    <w:rsid w:val="3D1EE238"/>
    <w:rsid w:val="3D326D18"/>
    <w:rsid w:val="3D69A620"/>
    <w:rsid w:val="3D86FBED"/>
    <w:rsid w:val="3D97E554"/>
    <w:rsid w:val="3DBEF54F"/>
    <w:rsid w:val="3DD03032"/>
    <w:rsid w:val="3DD1E48B"/>
    <w:rsid w:val="3DD78724"/>
    <w:rsid w:val="3DDB2078"/>
    <w:rsid w:val="3E0644E3"/>
    <w:rsid w:val="3E0729A7"/>
    <w:rsid w:val="3E59D91B"/>
    <w:rsid w:val="3E6A840A"/>
    <w:rsid w:val="3E80ED01"/>
    <w:rsid w:val="3EA5BD00"/>
    <w:rsid w:val="3EAC1E76"/>
    <w:rsid w:val="3ED47704"/>
    <w:rsid w:val="3EE1CE25"/>
    <w:rsid w:val="3F2D8E0C"/>
    <w:rsid w:val="3F3C48DA"/>
    <w:rsid w:val="3F4BBB33"/>
    <w:rsid w:val="3F5C8BB2"/>
    <w:rsid w:val="3F790319"/>
    <w:rsid w:val="3F957EEE"/>
    <w:rsid w:val="3F976DBB"/>
    <w:rsid w:val="3FC5D428"/>
    <w:rsid w:val="3FC7B5BA"/>
    <w:rsid w:val="3FDDEEFD"/>
    <w:rsid w:val="3FE5519E"/>
    <w:rsid w:val="4003B683"/>
    <w:rsid w:val="400F0FA9"/>
    <w:rsid w:val="40415BEF"/>
    <w:rsid w:val="4043E191"/>
    <w:rsid w:val="4086FB36"/>
    <w:rsid w:val="40B7AEBE"/>
    <w:rsid w:val="40C18E41"/>
    <w:rsid w:val="40CFF365"/>
    <w:rsid w:val="416394B2"/>
    <w:rsid w:val="4165851C"/>
    <w:rsid w:val="416896F3"/>
    <w:rsid w:val="4186BA4D"/>
    <w:rsid w:val="418A60A8"/>
    <w:rsid w:val="41B88D49"/>
    <w:rsid w:val="41C30CCE"/>
    <w:rsid w:val="420CC147"/>
    <w:rsid w:val="4227C9F0"/>
    <w:rsid w:val="428196AC"/>
    <w:rsid w:val="429A74AC"/>
    <w:rsid w:val="42C036C7"/>
    <w:rsid w:val="42D0E812"/>
    <w:rsid w:val="42DED12F"/>
    <w:rsid w:val="42E0E7E0"/>
    <w:rsid w:val="42F8A64F"/>
    <w:rsid w:val="4328370B"/>
    <w:rsid w:val="4370B3A7"/>
    <w:rsid w:val="4392888E"/>
    <w:rsid w:val="43E158BF"/>
    <w:rsid w:val="43FD32F2"/>
    <w:rsid w:val="43FF53E8"/>
    <w:rsid w:val="4407A775"/>
    <w:rsid w:val="440DCEEC"/>
    <w:rsid w:val="442E0E45"/>
    <w:rsid w:val="442F7D87"/>
    <w:rsid w:val="445F6CF3"/>
    <w:rsid w:val="44613033"/>
    <w:rsid w:val="44B2C522"/>
    <w:rsid w:val="44CC3F8E"/>
    <w:rsid w:val="44D8C876"/>
    <w:rsid w:val="4512A650"/>
    <w:rsid w:val="4577985A"/>
    <w:rsid w:val="45A3833B"/>
    <w:rsid w:val="45B150D8"/>
    <w:rsid w:val="45B4CB85"/>
    <w:rsid w:val="45C04181"/>
    <w:rsid w:val="45C9E1FA"/>
    <w:rsid w:val="45DEDBD2"/>
    <w:rsid w:val="465EC208"/>
    <w:rsid w:val="46814380"/>
    <w:rsid w:val="46841CC7"/>
    <w:rsid w:val="46A9B4BB"/>
    <w:rsid w:val="46AAEE67"/>
    <w:rsid w:val="46C71AAD"/>
    <w:rsid w:val="46E867F7"/>
    <w:rsid w:val="46F24555"/>
    <w:rsid w:val="47035545"/>
    <w:rsid w:val="475BD8F1"/>
    <w:rsid w:val="479487E3"/>
    <w:rsid w:val="479DC59A"/>
    <w:rsid w:val="47A9FBFE"/>
    <w:rsid w:val="481509D3"/>
    <w:rsid w:val="48B62526"/>
    <w:rsid w:val="48CE1EED"/>
    <w:rsid w:val="48E3AFD0"/>
    <w:rsid w:val="48E7D7A6"/>
    <w:rsid w:val="48F0587E"/>
    <w:rsid w:val="48FE9E55"/>
    <w:rsid w:val="4907CC39"/>
    <w:rsid w:val="49591651"/>
    <w:rsid w:val="496415BC"/>
    <w:rsid w:val="496E0FFA"/>
    <w:rsid w:val="49CB6F8B"/>
    <w:rsid w:val="49CCB32A"/>
    <w:rsid w:val="49E1111A"/>
    <w:rsid w:val="49F55C8D"/>
    <w:rsid w:val="4A0482CD"/>
    <w:rsid w:val="4A1BF160"/>
    <w:rsid w:val="4A3FEE5E"/>
    <w:rsid w:val="4A8CA6FD"/>
    <w:rsid w:val="4AC28A98"/>
    <w:rsid w:val="4AE9B3EA"/>
    <w:rsid w:val="4AFB95CB"/>
    <w:rsid w:val="4AFDAF4E"/>
    <w:rsid w:val="4B001041"/>
    <w:rsid w:val="4B012E80"/>
    <w:rsid w:val="4B076FED"/>
    <w:rsid w:val="4B25E0C1"/>
    <w:rsid w:val="4B5E0649"/>
    <w:rsid w:val="4B784CDB"/>
    <w:rsid w:val="4B80CDB2"/>
    <w:rsid w:val="4BAA5C32"/>
    <w:rsid w:val="4BB6C333"/>
    <w:rsid w:val="4BC26393"/>
    <w:rsid w:val="4C0065D4"/>
    <w:rsid w:val="4C6ECEDD"/>
    <w:rsid w:val="4C79317C"/>
    <w:rsid w:val="4C80BED1"/>
    <w:rsid w:val="4C8397BE"/>
    <w:rsid w:val="4C9D8F03"/>
    <w:rsid w:val="4CB8B99D"/>
    <w:rsid w:val="4CCA603A"/>
    <w:rsid w:val="4CCF4848"/>
    <w:rsid w:val="4D0EAFA7"/>
    <w:rsid w:val="4D21818E"/>
    <w:rsid w:val="4D357440"/>
    <w:rsid w:val="4D667A87"/>
    <w:rsid w:val="4DA22E11"/>
    <w:rsid w:val="4DB1A128"/>
    <w:rsid w:val="4DCB89CE"/>
    <w:rsid w:val="4DCCA04A"/>
    <w:rsid w:val="4DF5E6B7"/>
    <w:rsid w:val="4DFCDBE1"/>
    <w:rsid w:val="4E15D42D"/>
    <w:rsid w:val="4E3786DF"/>
    <w:rsid w:val="4E6F7245"/>
    <w:rsid w:val="4EAEF12D"/>
    <w:rsid w:val="4ECCA687"/>
    <w:rsid w:val="4ED9E53D"/>
    <w:rsid w:val="4F156F52"/>
    <w:rsid w:val="4F34E7F1"/>
    <w:rsid w:val="4F3CFDF3"/>
    <w:rsid w:val="4F4416DB"/>
    <w:rsid w:val="4F7E09A9"/>
    <w:rsid w:val="4F9FD0D2"/>
    <w:rsid w:val="4FFF21AA"/>
    <w:rsid w:val="501F7C2F"/>
    <w:rsid w:val="504C9FF7"/>
    <w:rsid w:val="50600D06"/>
    <w:rsid w:val="506902CF"/>
    <w:rsid w:val="508A6099"/>
    <w:rsid w:val="50ABE66F"/>
    <w:rsid w:val="50B8D89F"/>
    <w:rsid w:val="50BE73C6"/>
    <w:rsid w:val="50C53F00"/>
    <w:rsid w:val="50E6A2C3"/>
    <w:rsid w:val="510B588A"/>
    <w:rsid w:val="511F01F5"/>
    <w:rsid w:val="5144BFDB"/>
    <w:rsid w:val="514AC6C2"/>
    <w:rsid w:val="51598C15"/>
    <w:rsid w:val="51B5DD9B"/>
    <w:rsid w:val="51C99E31"/>
    <w:rsid w:val="51D20B4F"/>
    <w:rsid w:val="51E16D89"/>
    <w:rsid w:val="51EFA777"/>
    <w:rsid w:val="521BC25B"/>
    <w:rsid w:val="523846E6"/>
    <w:rsid w:val="525D9274"/>
    <w:rsid w:val="527205AF"/>
    <w:rsid w:val="5274C377"/>
    <w:rsid w:val="5296450C"/>
    <w:rsid w:val="52981DFE"/>
    <w:rsid w:val="52999186"/>
    <w:rsid w:val="52BC6F22"/>
    <w:rsid w:val="52F1CFA5"/>
    <w:rsid w:val="533700C6"/>
    <w:rsid w:val="53390B08"/>
    <w:rsid w:val="533C0128"/>
    <w:rsid w:val="533CF4B5"/>
    <w:rsid w:val="5341C7E3"/>
    <w:rsid w:val="535E23ED"/>
    <w:rsid w:val="536D2E0A"/>
    <w:rsid w:val="536F276B"/>
    <w:rsid w:val="53AFC7D6"/>
    <w:rsid w:val="53CB5F15"/>
    <w:rsid w:val="5405324A"/>
    <w:rsid w:val="545BE928"/>
    <w:rsid w:val="54848C0F"/>
    <w:rsid w:val="54C338F2"/>
    <w:rsid w:val="54CB1D3E"/>
    <w:rsid w:val="54D74065"/>
    <w:rsid w:val="54F6F9B1"/>
    <w:rsid w:val="54F975DA"/>
    <w:rsid w:val="550F6E88"/>
    <w:rsid w:val="5580E61F"/>
    <w:rsid w:val="55C00B73"/>
    <w:rsid w:val="55CEB2F9"/>
    <w:rsid w:val="55F0A561"/>
    <w:rsid w:val="55FAE2DE"/>
    <w:rsid w:val="55FE9F49"/>
    <w:rsid w:val="560DBB9E"/>
    <w:rsid w:val="5626A233"/>
    <w:rsid w:val="5633AB2D"/>
    <w:rsid w:val="5639BEE5"/>
    <w:rsid w:val="5646DBC4"/>
    <w:rsid w:val="564AF60A"/>
    <w:rsid w:val="567D0491"/>
    <w:rsid w:val="5680C84D"/>
    <w:rsid w:val="568B9EDC"/>
    <w:rsid w:val="568C034F"/>
    <w:rsid w:val="569EADAD"/>
    <w:rsid w:val="56C1A4BA"/>
    <w:rsid w:val="56C68251"/>
    <w:rsid w:val="56FD7DEA"/>
    <w:rsid w:val="5754E2FB"/>
    <w:rsid w:val="576055DA"/>
    <w:rsid w:val="577A9C8F"/>
    <w:rsid w:val="579FADF9"/>
    <w:rsid w:val="57A169DC"/>
    <w:rsid w:val="57A86006"/>
    <w:rsid w:val="583027B7"/>
    <w:rsid w:val="584EB4D9"/>
    <w:rsid w:val="586F5A61"/>
    <w:rsid w:val="58850120"/>
    <w:rsid w:val="588689C2"/>
    <w:rsid w:val="58A99C69"/>
    <w:rsid w:val="58E467C5"/>
    <w:rsid w:val="58F05DF4"/>
    <w:rsid w:val="58FAE3AD"/>
    <w:rsid w:val="590262AB"/>
    <w:rsid w:val="590D734D"/>
    <w:rsid w:val="59427CB7"/>
    <w:rsid w:val="594E2607"/>
    <w:rsid w:val="598C37B0"/>
    <w:rsid w:val="59919B16"/>
    <w:rsid w:val="59AA2291"/>
    <w:rsid w:val="59B3F02B"/>
    <w:rsid w:val="59EC0B77"/>
    <w:rsid w:val="59F602ED"/>
    <w:rsid w:val="5A1B905F"/>
    <w:rsid w:val="5A3A556E"/>
    <w:rsid w:val="5A3E362A"/>
    <w:rsid w:val="5A5C9783"/>
    <w:rsid w:val="5A9CDB24"/>
    <w:rsid w:val="5AA98E87"/>
    <w:rsid w:val="5AB63866"/>
    <w:rsid w:val="5AC3132D"/>
    <w:rsid w:val="5AD0B3F4"/>
    <w:rsid w:val="5AE12000"/>
    <w:rsid w:val="5B79164D"/>
    <w:rsid w:val="5B79D23B"/>
    <w:rsid w:val="5B8362C8"/>
    <w:rsid w:val="5BAFEF67"/>
    <w:rsid w:val="5BCA4D1A"/>
    <w:rsid w:val="5BE03D39"/>
    <w:rsid w:val="5C323E38"/>
    <w:rsid w:val="5C3958C3"/>
    <w:rsid w:val="5C607EF5"/>
    <w:rsid w:val="5C60D251"/>
    <w:rsid w:val="5C617942"/>
    <w:rsid w:val="5C6DA13B"/>
    <w:rsid w:val="5C74E400"/>
    <w:rsid w:val="5CD6A305"/>
    <w:rsid w:val="5D085E94"/>
    <w:rsid w:val="5D3E6AD8"/>
    <w:rsid w:val="5D415DF0"/>
    <w:rsid w:val="5D70EE98"/>
    <w:rsid w:val="5D716D89"/>
    <w:rsid w:val="5D73B51F"/>
    <w:rsid w:val="5D86A6FE"/>
    <w:rsid w:val="5D9354D2"/>
    <w:rsid w:val="5D968B19"/>
    <w:rsid w:val="5DBB6163"/>
    <w:rsid w:val="5DEB26A4"/>
    <w:rsid w:val="5E17C408"/>
    <w:rsid w:val="5E4BB634"/>
    <w:rsid w:val="5E59EF4E"/>
    <w:rsid w:val="5E733F2B"/>
    <w:rsid w:val="5EE6981D"/>
    <w:rsid w:val="5EF43AD4"/>
    <w:rsid w:val="5EF4930F"/>
    <w:rsid w:val="5F02115F"/>
    <w:rsid w:val="5F155D1B"/>
    <w:rsid w:val="5F3B1E69"/>
    <w:rsid w:val="5FB07CD6"/>
    <w:rsid w:val="5FD1D9F0"/>
    <w:rsid w:val="5FD7B6A7"/>
    <w:rsid w:val="5FFA9834"/>
    <w:rsid w:val="60003C01"/>
    <w:rsid w:val="6032EA29"/>
    <w:rsid w:val="6039EC3A"/>
    <w:rsid w:val="6083D5A2"/>
    <w:rsid w:val="608F34F0"/>
    <w:rsid w:val="60AB0AF3"/>
    <w:rsid w:val="60C564DB"/>
    <w:rsid w:val="60E1CB73"/>
    <w:rsid w:val="60E49488"/>
    <w:rsid w:val="6116D767"/>
    <w:rsid w:val="613EDF82"/>
    <w:rsid w:val="614C035A"/>
    <w:rsid w:val="61E9D73B"/>
    <w:rsid w:val="61F9F0BF"/>
    <w:rsid w:val="621556C6"/>
    <w:rsid w:val="623B19CB"/>
    <w:rsid w:val="6240DB75"/>
    <w:rsid w:val="6257CE2F"/>
    <w:rsid w:val="626D953B"/>
    <w:rsid w:val="627AD759"/>
    <w:rsid w:val="629789C9"/>
    <w:rsid w:val="629EED44"/>
    <w:rsid w:val="62A67C01"/>
    <w:rsid w:val="63000DB0"/>
    <w:rsid w:val="63277021"/>
    <w:rsid w:val="633DF985"/>
    <w:rsid w:val="638F4382"/>
    <w:rsid w:val="63AB7CD0"/>
    <w:rsid w:val="63ABCD80"/>
    <w:rsid w:val="63F79794"/>
    <w:rsid w:val="63F81E12"/>
    <w:rsid w:val="63FBB662"/>
    <w:rsid w:val="6419926C"/>
    <w:rsid w:val="64271996"/>
    <w:rsid w:val="64466480"/>
    <w:rsid w:val="646699A5"/>
    <w:rsid w:val="646ACA0E"/>
    <w:rsid w:val="64808A66"/>
    <w:rsid w:val="648F2858"/>
    <w:rsid w:val="6496B8C1"/>
    <w:rsid w:val="6496C1AE"/>
    <w:rsid w:val="64B42953"/>
    <w:rsid w:val="64CDC725"/>
    <w:rsid w:val="64CE6B52"/>
    <w:rsid w:val="64DF577F"/>
    <w:rsid w:val="64E7D7F0"/>
    <w:rsid w:val="64EBDB75"/>
    <w:rsid w:val="64F00562"/>
    <w:rsid w:val="650F40B7"/>
    <w:rsid w:val="6542602F"/>
    <w:rsid w:val="65B788E5"/>
    <w:rsid w:val="65F87BC5"/>
    <w:rsid w:val="65FD3B34"/>
    <w:rsid w:val="6602C63A"/>
    <w:rsid w:val="661485B7"/>
    <w:rsid w:val="6622CC3F"/>
    <w:rsid w:val="664E4548"/>
    <w:rsid w:val="6670C5F0"/>
    <w:rsid w:val="66837668"/>
    <w:rsid w:val="66D246AA"/>
    <w:rsid w:val="66D65154"/>
    <w:rsid w:val="66F8E22E"/>
    <w:rsid w:val="67102B4B"/>
    <w:rsid w:val="6713AEAF"/>
    <w:rsid w:val="6731AB52"/>
    <w:rsid w:val="67455294"/>
    <w:rsid w:val="674E5799"/>
    <w:rsid w:val="67551109"/>
    <w:rsid w:val="675BE132"/>
    <w:rsid w:val="676DF184"/>
    <w:rsid w:val="677E1B5C"/>
    <w:rsid w:val="67813EA6"/>
    <w:rsid w:val="67A6510B"/>
    <w:rsid w:val="67AF9F85"/>
    <w:rsid w:val="67DF353C"/>
    <w:rsid w:val="67EA514D"/>
    <w:rsid w:val="681623BB"/>
    <w:rsid w:val="683784B2"/>
    <w:rsid w:val="683F9B34"/>
    <w:rsid w:val="6844D218"/>
    <w:rsid w:val="684635C6"/>
    <w:rsid w:val="684D8D35"/>
    <w:rsid w:val="68838045"/>
    <w:rsid w:val="68ABCDE9"/>
    <w:rsid w:val="68C7D1F4"/>
    <w:rsid w:val="68D06ED6"/>
    <w:rsid w:val="68F8EFFD"/>
    <w:rsid w:val="691191D2"/>
    <w:rsid w:val="6915BD85"/>
    <w:rsid w:val="694FD8FA"/>
    <w:rsid w:val="69540400"/>
    <w:rsid w:val="6970DDD0"/>
    <w:rsid w:val="697B02F4"/>
    <w:rsid w:val="6994473F"/>
    <w:rsid w:val="69E1BA1F"/>
    <w:rsid w:val="69E96092"/>
    <w:rsid w:val="69F8FF4E"/>
    <w:rsid w:val="69FC90FD"/>
    <w:rsid w:val="6A2B252D"/>
    <w:rsid w:val="6A2C354F"/>
    <w:rsid w:val="6AD511B7"/>
    <w:rsid w:val="6AD64098"/>
    <w:rsid w:val="6B01224D"/>
    <w:rsid w:val="6B10BCA5"/>
    <w:rsid w:val="6B199024"/>
    <w:rsid w:val="6B60CEFB"/>
    <w:rsid w:val="6B7DD688"/>
    <w:rsid w:val="6B824C42"/>
    <w:rsid w:val="6BE236A8"/>
    <w:rsid w:val="6BE44B2B"/>
    <w:rsid w:val="6C09AE31"/>
    <w:rsid w:val="6C0C9FC6"/>
    <w:rsid w:val="6C37510D"/>
    <w:rsid w:val="6C6642C1"/>
    <w:rsid w:val="6CAB5FA0"/>
    <w:rsid w:val="6CBD1567"/>
    <w:rsid w:val="6CD09E14"/>
    <w:rsid w:val="6CD185DF"/>
    <w:rsid w:val="6D23DAD1"/>
    <w:rsid w:val="6D38A669"/>
    <w:rsid w:val="6D3D942F"/>
    <w:rsid w:val="6D941073"/>
    <w:rsid w:val="6DB9034E"/>
    <w:rsid w:val="6DC2B9A2"/>
    <w:rsid w:val="6DF1C2CF"/>
    <w:rsid w:val="6E070DFB"/>
    <w:rsid w:val="6E28C81D"/>
    <w:rsid w:val="6E2F1F07"/>
    <w:rsid w:val="6E5A822D"/>
    <w:rsid w:val="6E660556"/>
    <w:rsid w:val="6E777C41"/>
    <w:rsid w:val="6E8DDEB0"/>
    <w:rsid w:val="6E954393"/>
    <w:rsid w:val="6E9C8596"/>
    <w:rsid w:val="6EB0B560"/>
    <w:rsid w:val="6EDDB933"/>
    <w:rsid w:val="6EE0835B"/>
    <w:rsid w:val="6EEE7383"/>
    <w:rsid w:val="6EF5622C"/>
    <w:rsid w:val="6F413FFF"/>
    <w:rsid w:val="6F5F406F"/>
    <w:rsid w:val="6F9983C8"/>
    <w:rsid w:val="6FB543E2"/>
    <w:rsid w:val="6FCDE1A4"/>
    <w:rsid w:val="6FD4E3DC"/>
    <w:rsid w:val="6FFA3F9D"/>
    <w:rsid w:val="7008E2EC"/>
    <w:rsid w:val="7016AE7E"/>
    <w:rsid w:val="701CB103"/>
    <w:rsid w:val="70395834"/>
    <w:rsid w:val="704A9134"/>
    <w:rsid w:val="704B87E5"/>
    <w:rsid w:val="705147AB"/>
    <w:rsid w:val="7076640B"/>
    <w:rsid w:val="70835DD1"/>
    <w:rsid w:val="70F5B093"/>
    <w:rsid w:val="7110C811"/>
    <w:rsid w:val="711FAD98"/>
    <w:rsid w:val="7189E7EF"/>
    <w:rsid w:val="71A04733"/>
    <w:rsid w:val="71AF1D03"/>
    <w:rsid w:val="71B17073"/>
    <w:rsid w:val="71ED38DD"/>
    <w:rsid w:val="71F5E94C"/>
    <w:rsid w:val="71FA355D"/>
    <w:rsid w:val="720D58C7"/>
    <w:rsid w:val="7228AD38"/>
    <w:rsid w:val="72741B88"/>
    <w:rsid w:val="727832C0"/>
    <w:rsid w:val="72D1AC1E"/>
    <w:rsid w:val="7313889C"/>
    <w:rsid w:val="73147216"/>
    <w:rsid w:val="7341ED8F"/>
    <w:rsid w:val="7348208F"/>
    <w:rsid w:val="73491ED2"/>
    <w:rsid w:val="734AED64"/>
    <w:rsid w:val="73819AE1"/>
    <w:rsid w:val="738EAAE4"/>
    <w:rsid w:val="73B4EF13"/>
    <w:rsid w:val="73BDFBCA"/>
    <w:rsid w:val="73C8CF6C"/>
    <w:rsid w:val="74227F00"/>
    <w:rsid w:val="742ECBC3"/>
    <w:rsid w:val="743EA8DF"/>
    <w:rsid w:val="74485DEF"/>
    <w:rsid w:val="744BC545"/>
    <w:rsid w:val="7465680A"/>
    <w:rsid w:val="746F1A35"/>
    <w:rsid w:val="748DDE51"/>
    <w:rsid w:val="74A49DFF"/>
    <w:rsid w:val="74B57261"/>
    <w:rsid w:val="74B95477"/>
    <w:rsid w:val="74EBC4C4"/>
    <w:rsid w:val="74EC93B1"/>
    <w:rsid w:val="7514211E"/>
    <w:rsid w:val="751F8906"/>
    <w:rsid w:val="7528273D"/>
    <w:rsid w:val="75640042"/>
    <w:rsid w:val="7567E8F9"/>
    <w:rsid w:val="75781387"/>
    <w:rsid w:val="75787E03"/>
    <w:rsid w:val="759EE3E8"/>
    <w:rsid w:val="75BD737D"/>
    <w:rsid w:val="75E14264"/>
    <w:rsid w:val="761202F2"/>
    <w:rsid w:val="7619D908"/>
    <w:rsid w:val="765A18B1"/>
    <w:rsid w:val="76758853"/>
    <w:rsid w:val="76B24A04"/>
    <w:rsid w:val="76DD6A34"/>
    <w:rsid w:val="76E7397C"/>
    <w:rsid w:val="76F63B0C"/>
    <w:rsid w:val="773C60D2"/>
    <w:rsid w:val="7748733A"/>
    <w:rsid w:val="77A1B2D9"/>
    <w:rsid w:val="77DE9B66"/>
    <w:rsid w:val="7818018F"/>
    <w:rsid w:val="7819308C"/>
    <w:rsid w:val="783773BA"/>
    <w:rsid w:val="78455808"/>
    <w:rsid w:val="784C6508"/>
    <w:rsid w:val="785E9BD3"/>
    <w:rsid w:val="78612669"/>
    <w:rsid w:val="7869E970"/>
    <w:rsid w:val="788981D4"/>
    <w:rsid w:val="78899331"/>
    <w:rsid w:val="788A00DF"/>
    <w:rsid w:val="78B3A38F"/>
    <w:rsid w:val="78BFAA82"/>
    <w:rsid w:val="78C8388F"/>
    <w:rsid w:val="7909B2B7"/>
    <w:rsid w:val="7918A06C"/>
    <w:rsid w:val="792CF22E"/>
    <w:rsid w:val="7944FF52"/>
    <w:rsid w:val="7965BBC3"/>
    <w:rsid w:val="79739D29"/>
    <w:rsid w:val="7999B657"/>
    <w:rsid w:val="79B84CD9"/>
    <w:rsid w:val="79B8653A"/>
    <w:rsid w:val="79DC453B"/>
    <w:rsid w:val="7A22A8F1"/>
    <w:rsid w:val="7A246A8F"/>
    <w:rsid w:val="7A3B53E4"/>
    <w:rsid w:val="7A53A39F"/>
    <w:rsid w:val="7A5F5614"/>
    <w:rsid w:val="7A7DAEC5"/>
    <w:rsid w:val="7A84F06D"/>
    <w:rsid w:val="7A9B966E"/>
    <w:rsid w:val="7AC1AD78"/>
    <w:rsid w:val="7AC63569"/>
    <w:rsid w:val="7AEFF79B"/>
    <w:rsid w:val="7AFEF5CA"/>
    <w:rsid w:val="7B3B0C54"/>
    <w:rsid w:val="7B4D6CFE"/>
    <w:rsid w:val="7BA560A7"/>
    <w:rsid w:val="7BDF6E55"/>
    <w:rsid w:val="7BFBFA2C"/>
    <w:rsid w:val="7C11492F"/>
    <w:rsid w:val="7C38AE30"/>
    <w:rsid w:val="7C514718"/>
    <w:rsid w:val="7C51726A"/>
    <w:rsid w:val="7C671208"/>
    <w:rsid w:val="7C70BE23"/>
    <w:rsid w:val="7C750BD6"/>
    <w:rsid w:val="7C768202"/>
    <w:rsid w:val="7D150BC0"/>
    <w:rsid w:val="7D3CFCC5"/>
    <w:rsid w:val="7D5F5262"/>
    <w:rsid w:val="7D71E69E"/>
    <w:rsid w:val="7D8CFC93"/>
    <w:rsid w:val="7D95F7A5"/>
    <w:rsid w:val="7DB51B3A"/>
    <w:rsid w:val="7DC69023"/>
    <w:rsid w:val="7DF542F7"/>
    <w:rsid w:val="7DF9FC46"/>
    <w:rsid w:val="7E06E7D4"/>
    <w:rsid w:val="7E0719E5"/>
    <w:rsid w:val="7E0A6549"/>
    <w:rsid w:val="7E13C84D"/>
    <w:rsid w:val="7E3B264E"/>
    <w:rsid w:val="7E43FA9A"/>
    <w:rsid w:val="7E77E927"/>
    <w:rsid w:val="7E9F0777"/>
    <w:rsid w:val="7EB546DE"/>
    <w:rsid w:val="7EBB9204"/>
    <w:rsid w:val="7EC5EFF3"/>
    <w:rsid w:val="7EFB8431"/>
    <w:rsid w:val="7F020E69"/>
    <w:rsid w:val="7F047A9E"/>
    <w:rsid w:val="7F1E3F0D"/>
    <w:rsid w:val="7F2ECEF3"/>
    <w:rsid w:val="7F3ACA0B"/>
    <w:rsid w:val="7F5385D4"/>
    <w:rsid w:val="7F5B416C"/>
    <w:rsid w:val="7F6A05EF"/>
    <w:rsid w:val="7F9D3946"/>
    <w:rsid w:val="7FCF2A56"/>
    <w:rsid w:val="7FEA76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9D1F6"/>
  <w15:chartTrackingRefBased/>
  <w15:docId w15:val="{6323FB56-60B9-4B27-96C6-B06E807D7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autam1">
    <w:name w:val="Gautam 1"/>
    <w:basedOn w:val="Normal"/>
    <w:link w:val="Gautam1Char"/>
    <w:autoRedefine/>
    <w:qFormat/>
    <w:rsid w:val="00CF62F6"/>
    <w:pPr>
      <w:ind w:left="-90"/>
    </w:pPr>
    <w:rPr>
      <w:rFonts w:ascii="Times New Roman" w:hAnsi="Times New Roman"/>
      <w:sz w:val="24"/>
    </w:rPr>
  </w:style>
  <w:style w:type="character" w:customStyle="1" w:styleId="Gautam1Char">
    <w:name w:val="Gautam 1 Char"/>
    <w:basedOn w:val="DefaultParagraphFont"/>
    <w:link w:val="Gautam1"/>
    <w:rsid w:val="00CF62F6"/>
    <w:rPr>
      <w:rFonts w:ascii="Times New Roman" w:hAnsi="Times New Roman"/>
      <w:sz w:val="24"/>
    </w:rPr>
  </w:style>
  <w:style w:type="character" w:customStyle="1" w:styleId="Heading1Char">
    <w:name w:val="Heading 1 Char"/>
    <w:basedOn w:val="DefaultParagraphFont"/>
    <w:link w:val="Heading1"/>
    <w:uiPriority w:val="9"/>
    <w:rsid w:val="00E07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1A5"/>
    <w:rPr>
      <w:rFonts w:eastAsiaTheme="majorEastAsia" w:cstheme="majorBidi"/>
      <w:color w:val="272727" w:themeColor="text1" w:themeTint="D8"/>
    </w:rPr>
  </w:style>
  <w:style w:type="paragraph" w:styleId="Title">
    <w:name w:val="Title"/>
    <w:basedOn w:val="Normal"/>
    <w:next w:val="Normal"/>
    <w:link w:val="TitleChar"/>
    <w:uiPriority w:val="10"/>
    <w:qFormat/>
    <w:rsid w:val="00E07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1A5"/>
    <w:pPr>
      <w:spacing w:before="160"/>
      <w:jc w:val="center"/>
    </w:pPr>
    <w:rPr>
      <w:i/>
      <w:iCs/>
      <w:color w:val="404040" w:themeColor="text1" w:themeTint="BF"/>
    </w:rPr>
  </w:style>
  <w:style w:type="character" w:customStyle="1" w:styleId="QuoteChar">
    <w:name w:val="Quote Char"/>
    <w:basedOn w:val="DefaultParagraphFont"/>
    <w:link w:val="Quote"/>
    <w:uiPriority w:val="29"/>
    <w:rsid w:val="00E071A5"/>
    <w:rPr>
      <w:i/>
      <w:iCs/>
      <w:color w:val="404040" w:themeColor="text1" w:themeTint="BF"/>
    </w:rPr>
  </w:style>
  <w:style w:type="paragraph" w:styleId="ListParagraph">
    <w:name w:val="List Paragraph"/>
    <w:basedOn w:val="Normal"/>
    <w:uiPriority w:val="34"/>
    <w:qFormat/>
    <w:rsid w:val="00E071A5"/>
    <w:pPr>
      <w:ind w:left="720"/>
      <w:contextualSpacing/>
    </w:pPr>
  </w:style>
  <w:style w:type="character" w:styleId="IntenseEmphasis">
    <w:name w:val="Intense Emphasis"/>
    <w:basedOn w:val="DefaultParagraphFont"/>
    <w:uiPriority w:val="21"/>
    <w:qFormat/>
    <w:rsid w:val="00E071A5"/>
    <w:rPr>
      <w:i/>
      <w:iCs/>
      <w:color w:val="0F4761" w:themeColor="accent1" w:themeShade="BF"/>
    </w:rPr>
  </w:style>
  <w:style w:type="paragraph" w:styleId="IntenseQuote">
    <w:name w:val="Intense Quote"/>
    <w:basedOn w:val="Normal"/>
    <w:next w:val="Normal"/>
    <w:link w:val="IntenseQuoteChar"/>
    <w:uiPriority w:val="30"/>
    <w:qFormat/>
    <w:rsid w:val="00E0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1A5"/>
    <w:rPr>
      <w:i/>
      <w:iCs/>
      <w:color w:val="0F4761" w:themeColor="accent1" w:themeShade="BF"/>
    </w:rPr>
  </w:style>
  <w:style w:type="character" w:styleId="IntenseReference">
    <w:name w:val="Intense Reference"/>
    <w:basedOn w:val="DefaultParagraphFont"/>
    <w:uiPriority w:val="32"/>
    <w:qFormat/>
    <w:rsid w:val="00E071A5"/>
    <w:rPr>
      <w:b/>
      <w:bCs/>
      <w:smallCaps/>
      <w:color w:val="0F4761" w:themeColor="accent1" w:themeShade="BF"/>
      <w:spacing w:val="5"/>
    </w:rPr>
  </w:style>
  <w:style w:type="paragraph" w:styleId="Header">
    <w:name w:val="header"/>
    <w:basedOn w:val="Normal"/>
    <w:link w:val="HeaderChar"/>
    <w:uiPriority w:val="99"/>
    <w:unhideWhenUsed/>
    <w:rsid w:val="009E16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66A"/>
  </w:style>
  <w:style w:type="paragraph" w:styleId="Footer">
    <w:name w:val="footer"/>
    <w:basedOn w:val="Normal"/>
    <w:link w:val="FooterChar"/>
    <w:uiPriority w:val="99"/>
    <w:unhideWhenUsed/>
    <w:rsid w:val="009E16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66A"/>
  </w:style>
  <w:style w:type="character" w:styleId="CommentReference">
    <w:name w:val="annotation reference"/>
    <w:basedOn w:val="DefaultParagraphFont"/>
    <w:uiPriority w:val="99"/>
    <w:semiHidden/>
    <w:unhideWhenUsed/>
    <w:rsid w:val="00BE3464"/>
    <w:rPr>
      <w:sz w:val="16"/>
      <w:szCs w:val="16"/>
    </w:rPr>
  </w:style>
  <w:style w:type="paragraph" w:styleId="CommentText">
    <w:name w:val="annotation text"/>
    <w:basedOn w:val="Normal"/>
    <w:link w:val="CommentTextChar"/>
    <w:uiPriority w:val="99"/>
    <w:unhideWhenUsed/>
    <w:rsid w:val="00BE3464"/>
    <w:pPr>
      <w:spacing w:line="240" w:lineRule="auto"/>
    </w:pPr>
    <w:rPr>
      <w:sz w:val="20"/>
      <w:szCs w:val="20"/>
    </w:rPr>
  </w:style>
  <w:style w:type="character" w:customStyle="1" w:styleId="CommentTextChar">
    <w:name w:val="Comment Text Char"/>
    <w:basedOn w:val="DefaultParagraphFont"/>
    <w:link w:val="CommentText"/>
    <w:uiPriority w:val="99"/>
    <w:rsid w:val="00BE3464"/>
    <w:rPr>
      <w:sz w:val="20"/>
      <w:szCs w:val="20"/>
    </w:rPr>
  </w:style>
  <w:style w:type="paragraph" w:styleId="CommentSubject">
    <w:name w:val="annotation subject"/>
    <w:basedOn w:val="CommentText"/>
    <w:next w:val="CommentText"/>
    <w:link w:val="CommentSubjectChar"/>
    <w:uiPriority w:val="99"/>
    <w:semiHidden/>
    <w:unhideWhenUsed/>
    <w:rsid w:val="00BE3464"/>
    <w:rPr>
      <w:b/>
      <w:bCs/>
    </w:rPr>
  </w:style>
  <w:style w:type="character" w:customStyle="1" w:styleId="CommentSubjectChar">
    <w:name w:val="Comment Subject Char"/>
    <w:basedOn w:val="CommentTextChar"/>
    <w:link w:val="CommentSubject"/>
    <w:uiPriority w:val="99"/>
    <w:semiHidden/>
    <w:rsid w:val="00BE3464"/>
    <w:rPr>
      <w:b/>
      <w:bCs/>
      <w:sz w:val="20"/>
      <w:szCs w:val="20"/>
    </w:rPr>
  </w:style>
  <w:style w:type="paragraph" w:styleId="BalloonText">
    <w:name w:val="Balloon Text"/>
    <w:basedOn w:val="Normal"/>
    <w:link w:val="BalloonTextChar"/>
    <w:uiPriority w:val="99"/>
    <w:semiHidden/>
    <w:unhideWhenUsed/>
    <w:rsid w:val="007650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508C"/>
    <w:rPr>
      <w:rFonts w:ascii="Segoe UI" w:hAnsi="Segoe UI" w:cs="Segoe UI"/>
      <w:sz w:val="18"/>
      <w:szCs w:val="18"/>
    </w:rPr>
  </w:style>
  <w:style w:type="table" w:styleId="TableGrid">
    <w:name w:val="Table Grid"/>
    <w:basedOn w:val="TableNormal"/>
    <w:uiPriority w:val="39"/>
    <w:rsid w:val="00375156"/>
    <w:pPr>
      <w:spacing w:after="0" w:line="240" w:lineRule="auto"/>
    </w:pPr>
    <w:rPr>
      <w:rFonts w:eastAsiaTheme="minorEastAsia"/>
      <w:kern w:val="0"/>
      <w:sz w:val="24"/>
      <w:szCs w:val="24"/>
      <w:lang w:eastAsia="ko-K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31EF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1EF9"/>
    <w:rPr>
      <w:sz w:val="20"/>
      <w:szCs w:val="20"/>
    </w:rPr>
  </w:style>
  <w:style w:type="character" w:styleId="FootnoteReference">
    <w:name w:val="footnote reference"/>
    <w:basedOn w:val="DefaultParagraphFont"/>
    <w:uiPriority w:val="99"/>
    <w:semiHidden/>
    <w:unhideWhenUsed/>
    <w:rsid w:val="00231EF9"/>
    <w:rPr>
      <w:vertAlign w:val="superscript"/>
    </w:rPr>
  </w:style>
  <w:style w:type="character" w:styleId="Hyperlink">
    <w:name w:val="Hyperlink"/>
    <w:basedOn w:val="DefaultParagraphFont"/>
    <w:uiPriority w:val="99"/>
    <w:unhideWhenUsed/>
    <w:rsid w:val="00E94460"/>
    <w:rPr>
      <w:color w:val="467886" w:themeColor="hyperlink"/>
      <w:u w:val="single"/>
    </w:rPr>
  </w:style>
  <w:style w:type="character" w:styleId="UnresolvedMention">
    <w:name w:val="Unresolved Mention"/>
    <w:basedOn w:val="DefaultParagraphFont"/>
    <w:uiPriority w:val="99"/>
    <w:semiHidden/>
    <w:unhideWhenUsed/>
    <w:rsid w:val="00E94460"/>
    <w:rPr>
      <w:color w:val="605E5C"/>
      <w:shd w:val="clear" w:color="auto" w:fill="E1DFDD"/>
    </w:rPr>
  </w:style>
  <w:style w:type="character" w:styleId="FollowedHyperlink">
    <w:name w:val="FollowedHyperlink"/>
    <w:basedOn w:val="DefaultParagraphFont"/>
    <w:uiPriority w:val="99"/>
    <w:semiHidden/>
    <w:unhideWhenUsed/>
    <w:rsid w:val="00594A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216740">
      <w:bodyDiv w:val="1"/>
      <w:marLeft w:val="0"/>
      <w:marRight w:val="0"/>
      <w:marTop w:val="0"/>
      <w:marBottom w:val="0"/>
      <w:divBdr>
        <w:top w:val="none" w:sz="0" w:space="0" w:color="auto"/>
        <w:left w:val="none" w:sz="0" w:space="0" w:color="auto"/>
        <w:bottom w:val="none" w:sz="0" w:space="0" w:color="auto"/>
        <w:right w:val="none" w:sz="0" w:space="0" w:color="auto"/>
      </w:divBdr>
    </w:div>
    <w:div w:id="544635807">
      <w:bodyDiv w:val="1"/>
      <w:marLeft w:val="0"/>
      <w:marRight w:val="0"/>
      <w:marTop w:val="0"/>
      <w:marBottom w:val="0"/>
      <w:divBdr>
        <w:top w:val="none" w:sz="0" w:space="0" w:color="auto"/>
        <w:left w:val="none" w:sz="0" w:space="0" w:color="auto"/>
        <w:bottom w:val="none" w:sz="0" w:space="0" w:color="auto"/>
        <w:right w:val="none" w:sz="0" w:space="0" w:color="auto"/>
      </w:divBdr>
    </w:div>
    <w:div w:id="607322779">
      <w:bodyDiv w:val="1"/>
      <w:marLeft w:val="0"/>
      <w:marRight w:val="0"/>
      <w:marTop w:val="0"/>
      <w:marBottom w:val="0"/>
      <w:divBdr>
        <w:top w:val="none" w:sz="0" w:space="0" w:color="auto"/>
        <w:left w:val="none" w:sz="0" w:space="0" w:color="auto"/>
        <w:bottom w:val="none" w:sz="0" w:space="0" w:color="auto"/>
        <w:right w:val="none" w:sz="0" w:space="0" w:color="auto"/>
      </w:divBdr>
    </w:div>
    <w:div w:id="836186707">
      <w:bodyDiv w:val="1"/>
      <w:marLeft w:val="0"/>
      <w:marRight w:val="0"/>
      <w:marTop w:val="0"/>
      <w:marBottom w:val="0"/>
      <w:divBdr>
        <w:top w:val="none" w:sz="0" w:space="0" w:color="auto"/>
        <w:left w:val="none" w:sz="0" w:space="0" w:color="auto"/>
        <w:bottom w:val="none" w:sz="0" w:space="0" w:color="auto"/>
        <w:right w:val="none" w:sz="0" w:space="0" w:color="auto"/>
      </w:divBdr>
    </w:div>
    <w:div w:id="1062367123">
      <w:bodyDiv w:val="1"/>
      <w:marLeft w:val="0"/>
      <w:marRight w:val="0"/>
      <w:marTop w:val="0"/>
      <w:marBottom w:val="0"/>
      <w:divBdr>
        <w:top w:val="none" w:sz="0" w:space="0" w:color="auto"/>
        <w:left w:val="none" w:sz="0" w:space="0" w:color="auto"/>
        <w:bottom w:val="none" w:sz="0" w:space="0" w:color="auto"/>
        <w:right w:val="none" w:sz="0" w:space="0" w:color="auto"/>
      </w:divBdr>
    </w:div>
    <w:div w:id="1357467815">
      <w:bodyDiv w:val="1"/>
      <w:marLeft w:val="0"/>
      <w:marRight w:val="0"/>
      <w:marTop w:val="0"/>
      <w:marBottom w:val="0"/>
      <w:divBdr>
        <w:top w:val="none" w:sz="0" w:space="0" w:color="auto"/>
        <w:left w:val="none" w:sz="0" w:space="0" w:color="auto"/>
        <w:bottom w:val="none" w:sz="0" w:space="0" w:color="auto"/>
        <w:right w:val="none" w:sz="0" w:space="0" w:color="auto"/>
      </w:divBdr>
    </w:div>
    <w:div w:id="1376545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gtvault.sharepoint.com/:x:/s/DataskillsinUndergradCurriculum/ERIhGuef1yBPrZnHb7jAWAMBEYagYoO2XFyz1-GhbemzfQ?e=fUjGKK"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tvault.sharepoint.com/:f:/s/DataskillsinUndergradCurriculum/EjjIfXRrjEpDsqh3ecJCC-YBRvcmgKI0Qn6rdoROuyUNig?e=w1ovvs" TargetMode="External"/><Relationship Id="rId22" Type="http://schemas.openxmlformats.org/officeDocument/2006/relationships/footer" Target="footer1.xml"/><Relationship Id="rId27"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3CD19650-0702-4469-A161-7512AAAB2DDF}">
    <t:Anchor>
      <t:Comment id="718355279"/>
    </t:Anchor>
    <t:History>
      <t:Event id="{43A3107E-8ADF-4134-82FD-6B3666095AB9}" time="2024-11-03T17:55:27.204Z">
        <t:Attribution userId="S::agautam75@gatech.edu::4675d4ce-6a9a-40bf-bde5-cce9b6dc26d7" userProvider="AD" userName="Gautam, Alpa"/>
        <t:Anchor>
          <t:Comment id="935256070"/>
        </t:Anchor>
        <t:Create/>
      </t:Event>
      <t:Event id="{91628372-75A2-4C3B-994E-10257DCBCCD7}" time="2024-11-03T17:55:27.204Z">
        <t:Attribution userId="S::agautam75@gatech.edu::4675d4ce-6a9a-40bf-bde5-cce9b6dc26d7" userProvider="AD" userName="Gautam, Alpa"/>
        <t:Anchor>
          <t:Comment id="935256070"/>
        </t:Anchor>
        <t:Assign userId="S::lm165@gatech.edu::ba4ba966-fda9-40a2-b678-d38f11a039d2" userProvider="AD" userName="Christian, Laura"/>
      </t:Event>
      <t:Event id="{11977A55-DEAC-483E-ADEC-544AD7AFAA37}" time="2024-11-03T17:55:27.204Z">
        <t:Attribution userId="S::agautam75@gatech.edu::4675d4ce-6a9a-40bf-bde5-cce9b6dc26d7" userProvider="AD" userName="Gautam, Alpa"/>
        <t:Anchor>
          <t:Comment id="935256070"/>
        </t:Anchor>
        <t:SetTitle title="@Christian, Laur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7A75EF31EA094AB63DC50DC15B61DB" ma:contentTypeVersion="4" ma:contentTypeDescription="Create a new document." ma:contentTypeScope="" ma:versionID="0a29cbb0564c55ca3a58730c453cee7c">
  <xsd:schema xmlns:xsd="http://www.w3.org/2001/XMLSchema" xmlns:xs="http://www.w3.org/2001/XMLSchema" xmlns:p="http://schemas.microsoft.com/office/2006/metadata/properties" xmlns:ns2="3ec9625b-28ff-41ae-bf43-c9d94b1f77a1" targetNamespace="http://schemas.microsoft.com/office/2006/metadata/properties" ma:root="true" ma:fieldsID="eeb637bdbb55bf95006b6b95c9c00143" ns2:_="">
    <xsd:import namespace="3ec9625b-28ff-41ae-bf43-c9d94b1f77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c9625b-28ff-41ae-bf43-c9d94b1f7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4A061-5EBE-42B3-A477-1C7AC244D5EE}">
  <ds:schemaRefs>
    <ds:schemaRef ds:uri="http://schemas.microsoft.com/office/2006/documentManagement/types"/>
    <ds:schemaRef ds:uri="http://purl.org/dc/elements/1.1/"/>
    <ds:schemaRef ds:uri="http://purl.org/dc/terms/"/>
    <ds:schemaRef ds:uri="http://purl.org/dc/dcmitype/"/>
    <ds:schemaRef ds:uri="http://schemas.microsoft.com/office/2006/metadata/properties"/>
    <ds:schemaRef ds:uri="http://schemas.microsoft.com/office/infopath/2007/PartnerControls"/>
    <ds:schemaRef ds:uri="http://schemas.openxmlformats.org/package/2006/metadata/core-properties"/>
    <ds:schemaRef ds:uri="3ec9625b-28ff-41ae-bf43-c9d94b1f77a1"/>
    <ds:schemaRef ds:uri="http://www.w3.org/XML/1998/namespace"/>
  </ds:schemaRefs>
</ds:datastoreItem>
</file>

<file path=customXml/itemProps2.xml><?xml version="1.0" encoding="utf-8"?>
<ds:datastoreItem xmlns:ds="http://schemas.openxmlformats.org/officeDocument/2006/customXml" ds:itemID="{3930CB8F-5686-4B69-8CE9-4FE041101644}">
  <ds:schemaRefs>
    <ds:schemaRef ds:uri="http://schemas.microsoft.com/sharepoint/v3/contenttype/forms"/>
  </ds:schemaRefs>
</ds:datastoreItem>
</file>

<file path=customXml/itemProps3.xml><?xml version="1.0" encoding="utf-8"?>
<ds:datastoreItem xmlns:ds="http://schemas.openxmlformats.org/officeDocument/2006/customXml" ds:itemID="{D18662EB-DBD4-479F-9159-DC3C95C721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c9625b-28ff-41ae-bf43-c9d94b1f77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022B009-02C0-4784-BCA9-1E5C41FEE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15</Pages>
  <Words>3602</Words>
  <Characters>20536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Georgia Institute of Technology</Company>
  <LinksUpToDate>false</LinksUpToDate>
  <CharactersWithSpaces>24090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Alpa</dc:creator>
  <cp:keywords/>
  <dc:description/>
  <cp:lastModifiedBy>Christian, Laura</cp:lastModifiedBy>
  <cp:revision>3</cp:revision>
  <dcterms:created xsi:type="dcterms:W3CDTF">2025-10-16T03:18:00Z</dcterms:created>
  <dcterms:modified xsi:type="dcterms:W3CDTF">2025-10-16T03:30:00Z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0x010100697A75EF31EA094AB63DC50DC15B61DB</vt:lpwstr>
  </property>
  <property fmtid="{D5CDD505-2E9C-101B-9397-08002B2CF9AE}" pid="3" name="MediaServiceImageTags">
    <vt:lpwstr/>
  </property>
  <property fmtid="{D5CDD505-2E9C-101B-9397-08002B2CF9AE}" pid="4" name="Order">
    <vt:r8>90800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